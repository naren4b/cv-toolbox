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X="-713" w:tblpY="1"/>
        <w:tblW w:w="1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ayout w:type="fixed"/>
        <w:tblLook w:val="04A0" w:firstRow="1" w:lastRow="0" w:firstColumn="1" w:lastColumn="0" w:noHBand="0" w:noVBand="1"/>
      </w:tblPr>
      <w:tblGrid>
        <w:gridCol w:w="11908"/>
      </w:tblGrid>
      <w:tr w:rsidR="00185FFF" w:rsidRPr="00F70F83" w14:paraId="27A6A8F6" w14:textId="77777777" w:rsidTr="00240493">
        <w:trPr>
          <w:trHeight w:val="1674"/>
        </w:trPr>
        <w:tc>
          <w:tcPr>
            <w:tcW w:w="11908" w:type="dxa"/>
          </w:tcPr>
          <w:p w14:paraId="74F62661" w14:textId="77777777" w:rsidR="0000668F" w:rsidRPr="00D41895" w:rsidRDefault="0000668F" w:rsidP="007D6ED3">
            <w:pPr>
              <w:pStyle w:val="Title"/>
              <w:spacing w:line="240" w:lineRule="auto"/>
              <w:rPr>
                <w:rFonts w:asciiTheme="minorHAnsi" w:hAnsiTheme="minorHAnsi"/>
                <w:color w:val="auto"/>
                <w:sz w:val="52"/>
                <w:szCs w:val="52"/>
              </w:rPr>
            </w:pPr>
            <w:r w:rsidRPr="00D41895">
              <w:rPr>
                <w:rFonts w:asciiTheme="minorHAnsi" w:hAnsiTheme="minorHAnsi"/>
                <w:color w:val="auto"/>
                <w:sz w:val="52"/>
                <w:szCs w:val="52"/>
              </w:rPr>
              <w:t xml:space="preserve">Narendranath Panda </w:t>
            </w:r>
          </w:p>
          <w:p w14:paraId="222B5E30" w14:textId="64A554F4" w:rsidR="0000668F" w:rsidRPr="00D41895" w:rsidRDefault="00A21EFA" w:rsidP="007D6ED3">
            <w:pPr>
              <w:pStyle w:val="Subtitle"/>
              <w:spacing w:after="0"/>
              <w:rPr>
                <w:rFonts w:asciiTheme="minorHAnsi" w:hAnsiTheme="minorHAnsi"/>
                <w:b/>
                <w:bCs/>
                <w:color w:val="auto"/>
                <w:sz w:val="22"/>
                <w:szCs w:val="22"/>
              </w:rPr>
            </w:pPr>
            <w:r w:rsidRPr="00D41895">
              <w:rPr>
                <w:rFonts w:asciiTheme="minorHAnsi" w:hAnsiTheme="minorHAnsi"/>
                <w:b/>
                <w:bCs/>
                <w:color w:val="auto"/>
                <w:sz w:val="22"/>
                <w:szCs w:val="22"/>
              </w:rPr>
              <w:t xml:space="preserve">Senior </w:t>
            </w:r>
            <w:r w:rsidR="00CF08C5" w:rsidRPr="00D41895">
              <w:rPr>
                <w:rFonts w:asciiTheme="minorHAnsi" w:hAnsiTheme="minorHAnsi"/>
                <w:b/>
                <w:bCs/>
                <w:color w:val="auto"/>
                <w:sz w:val="22"/>
                <w:szCs w:val="22"/>
              </w:rPr>
              <w:t>Platform Engineer</w:t>
            </w:r>
            <w:r w:rsidRPr="00D41895">
              <w:rPr>
                <w:rFonts w:asciiTheme="minorHAnsi" w:hAnsiTheme="minorHAnsi"/>
                <w:b/>
                <w:bCs/>
                <w:color w:val="auto"/>
                <w:sz w:val="22"/>
                <w:szCs w:val="22"/>
              </w:rPr>
              <w:t xml:space="preserve">| Kubernetes/EKS | AWS | </w:t>
            </w:r>
            <w:proofErr w:type="spellStart"/>
            <w:r w:rsidRPr="00D41895">
              <w:rPr>
                <w:rFonts w:asciiTheme="minorHAnsi" w:hAnsiTheme="minorHAnsi"/>
                <w:b/>
                <w:bCs/>
                <w:color w:val="auto"/>
                <w:sz w:val="22"/>
                <w:szCs w:val="22"/>
              </w:rPr>
              <w:t>IaC</w:t>
            </w:r>
            <w:proofErr w:type="spellEnd"/>
            <w:r w:rsidRPr="00D41895">
              <w:rPr>
                <w:rFonts w:asciiTheme="minorHAnsi" w:hAnsiTheme="minorHAnsi"/>
                <w:b/>
                <w:bCs/>
                <w:color w:val="auto"/>
                <w:sz w:val="22"/>
                <w:szCs w:val="22"/>
              </w:rPr>
              <w:t xml:space="preserve"> | Observability &amp; Telemetry</w:t>
            </w:r>
          </w:p>
          <w:p w14:paraId="2B11D01D" w14:textId="77777777" w:rsidR="0048322C" w:rsidRPr="009B303D" w:rsidRDefault="0000668F" w:rsidP="0048322C">
            <w:pPr>
              <w:rPr>
                <w:b/>
                <w:bCs/>
              </w:rPr>
            </w:pPr>
            <w:r w:rsidRPr="009B303D">
              <w:rPr>
                <w:b/>
                <w:bCs/>
                <w:sz w:val="18"/>
                <w:szCs w:val="18"/>
              </w:rPr>
              <w:t xml:space="preserve">+91-9901244119 |  </w:t>
            </w:r>
            <w:hyperlink r:id="rId13" w:history="1">
              <w:r w:rsidR="00F24587" w:rsidRPr="009B303D">
                <w:rPr>
                  <w:rStyle w:val="Hyperlink"/>
                  <w:rFonts w:cs="Arial"/>
                  <w:b/>
                  <w:bCs/>
                  <w:color w:val="auto"/>
                  <w:sz w:val="18"/>
                  <w:szCs w:val="18"/>
                  <w:lang w:val="en-GB"/>
                </w:rPr>
                <w:t>narendranathpanda@gmail.com</w:t>
              </w:r>
            </w:hyperlink>
            <w:r w:rsidR="0048322C" w:rsidRPr="009B303D">
              <w:rPr>
                <w:b/>
                <w:bCs/>
              </w:rPr>
              <w:t xml:space="preserve"> </w:t>
            </w:r>
          </w:p>
          <w:p w14:paraId="3D59588B" w14:textId="191E26AF" w:rsidR="009B303D" w:rsidRPr="009B303D" w:rsidRDefault="0000668F" w:rsidP="009B303D">
            <w:pPr>
              <w:rPr>
                <w:sz w:val="18"/>
                <w:szCs w:val="18"/>
              </w:rPr>
            </w:pPr>
            <w:r w:rsidRPr="00D41895">
              <w:rPr>
                <w:sz w:val="18"/>
                <w:szCs w:val="18"/>
              </w:rPr>
              <w:t>Bangalore, Karnataka, India (</w:t>
            </w:r>
            <w:r w:rsidRPr="00D41895">
              <w:rPr>
                <w:sz w:val="18"/>
                <w:szCs w:val="18"/>
                <w:lang w:val="en-GB"/>
              </w:rPr>
              <w:t>Relocation-Ready Canadian Permanent Resident)</w:t>
            </w:r>
            <w:r w:rsidR="009B303D">
              <w:rPr>
                <w:sz w:val="18"/>
                <w:szCs w:val="18"/>
                <w:lang w:val="en-GB"/>
              </w:rPr>
              <w:br/>
            </w:r>
            <w:hyperlink r:id="rId14" w:history="1">
              <w:r w:rsidR="009B303D" w:rsidRPr="00D41895">
                <w:rPr>
                  <w:rStyle w:val="Hyperlink"/>
                  <w:rFonts w:cs="Arial"/>
                  <w:color w:val="auto"/>
                  <w:sz w:val="18"/>
                  <w:szCs w:val="18"/>
                </w:rPr>
                <w:t>https://www.linkedin.com/in/narendranathpanda/</w:t>
              </w:r>
            </w:hyperlink>
            <w:r w:rsidR="009B303D" w:rsidRPr="00D41895">
              <w:rPr>
                <w:sz w:val="18"/>
                <w:szCs w:val="18"/>
              </w:rPr>
              <w:t xml:space="preserve">  |  </w:t>
            </w:r>
            <w:hyperlink r:id="rId15" w:history="1">
              <w:r w:rsidR="009B303D" w:rsidRPr="00D41895">
                <w:rPr>
                  <w:rStyle w:val="Hyperlink"/>
                  <w:rFonts w:cs="Arial"/>
                  <w:color w:val="auto"/>
                  <w:sz w:val="18"/>
                  <w:szCs w:val="18"/>
                </w:rPr>
                <w:t>https://blog.npanda.online</w:t>
              </w:r>
            </w:hyperlink>
            <w:r w:rsidR="009B303D" w:rsidRPr="00D41895">
              <w:rPr>
                <w:sz w:val="18"/>
                <w:szCs w:val="18"/>
              </w:rPr>
              <w:t xml:space="preserve">/ </w:t>
            </w:r>
          </w:p>
        </w:tc>
      </w:tr>
      <w:tr w:rsidR="00185FFF" w:rsidRPr="00F70F83" w14:paraId="7B11C552" w14:textId="77777777" w:rsidTr="00240493">
        <w:trPr>
          <w:trHeight w:val="1801"/>
        </w:trPr>
        <w:tc>
          <w:tcPr>
            <w:tcW w:w="11908" w:type="dxa"/>
            <w:shd w:val="clear" w:color="auto" w:fill="FFFFFF" w:themeFill="background1"/>
          </w:tcPr>
          <w:p w14:paraId="3C17E0A4" w14:textId="4C92E931" w:rsidR="00F24587" w:rsidRPr="00F70F83" w:rsidRDefault="00D41895" w:rsidP="007D6ED3">
            <w:pPr>
              <w:pStyle w:val="Subtitle"/>
              <w:spacing w:before="100" w:after="100"/>
              <w:rPr>
                <w:rFonts w:asciiTheme="minorHAnsi" w:hAnsiTheme="minorHAnsi"/>
                <w:color w:val="auto"/>
                <w:sz w:val="18"/>
                <w:szCs w:val="18"/>
              </w:rPr>
            </w:pPr>
            <w:r>
              <w:rPr>
                <w:rFonts w:asciiTheme="minorHAnsi" w:eastAsia="Times New Roman" w:hAnsiTheme="minorHAnsi"/>
                <w:color w:val="auto"/>
                <w:sz w:val="20"/>
                <w:szCs w:val="20"/>
              </w:rPr>
              <w:t xml:space="preserve">          </w:t>
            </w:r>
            <w:r w:rsidR="00737760" w:rsidRPr="00E03FB6">
              <w:rPr>
                <w:rFonts w:asciiTheme="minorHAnsi" w:eastAsia="Times New Roman" w:hAnsiTheme="minorHAnsi"/>
                <w:color w:val="auto"/>
                <w:sz w:val="20"/>
                <w:szCs w:val="20"/>
              </w:rPr>
              <w:t xml:space="preserve">Seasoned </w:t>
            </w:r>
            <w:r w:rsidR="00737760" w:rsidRPr="00E03FB6">
              <w:rPr>
                <w:rFonts w:asciiTheme="minorHAnsi" w:eastAsia="Times New Roman" w:hAnsiTheme="minorHAnsi"/>
                <w:b/>
                <w:bCs/>
                <w:color w:val="auto"/>
                <w:sz w:val="20"/>
                <w:szCs w:val="20"/>
              </w:rPr>
              <w:t xml:space="preserve">Senior </w:t>
            </w:r>
            <w:r w:rsidR="00CF08C5" w:rsidRPr="00E03FB6">
              <w:rPr>
                <w:rFonts w:asciiTheme="minorHAnsi" w:eastAsia="Times New Roman" w:hAnsiTheme="minorHAnsi"/>
                <w:b/>
                <w:bCs/>
                <w:color w:val="auto"/>
                <w:sz w:val="20"/>
                <w:szCs w:val="20"/>
              </w:rPr>
              <w:t xml:space="preserve">Platform </w:t>
            </w:r>
            <w:r w:rsidR="00737760" w:rsidRPr="00E03FB6">
              <w:rPr>
                <w:rFonts w:asciiTheme="minorHAnsi" w:eastAsia="Times New Roman" w:hAnsiTheme="minorHAnsi"/>
                <w:b/>
                <w:bCs/>
                <w:color w:val="auto"/>
                <w:sz w:val="20"/>
                <w:szCs w:val="20"/>
              </w:rPr>
              <w:t>Engineer / SRE Architect with 19+</w:t>
            </w:r>
            <w:r w:rsidR="00737760" w:rsidRPr="00E03FB6">
              <w:rPr>
                <w:rFonts w:asciiTheme="minorHAnsi" w:eastAsia="Times New Roman" w:hAnsiTheme="minorHAnsi"/>
                <w:color w:val="auto"/>
                <w:sz w:val="20"/>
                <w:szCs w:val="20"/>
              </w:rPr>
              <w:t xml:space="preserve"> years </w:t>
            </w:r>
            <w:r w:rsidR="00BE55FD" w:rsidRPr="00E03FB6">
              <w:rPr>
                <w:rFonts w:asciiTheme="minorHAnsi" w:eastAsia="Times New Roman" w:hAnsiTheme="minorHAnsi"/>
                <w:color w:val="auto"/>
                <w:sz w:val="20"/>
                <w:szCs w:val="20"/>
              </w:rPr>
              <w:t xml:space="preserve">of experience architecting and scaling enterprise-grade distributed systems and over </w:t>
            </w:r>
            <w:r w:rsidR="00BE55FD" w:rsidRPr="00E03FB6">
              <w:rPr>
                <w:rFonts w:asciiTheme="minorHAnsi" w:eastAsia="Times New Roman" w:hAnsiTheme="minorHAnsi"/>
                <w:b/>
                <w:bCs/>
                <w:color w:val="auto"/>
                <w:sz w:val="20"/>
                <w:szCs w:val="20"/>
              </w:rPr>
              <w:t>12 years specializing in SRE and platform engineering</w:t>
            </w:r>
            <w:r w:rsidR="00737760" w:rsidRPr="00E03FB6">
              <w:rPr>
                <w:rFonts w:asciiTheme="minorHAnsi" w:eastAsia="Times New Roman" w:hAnsiTheme="minorHAnsi"/>
                <w:color w:val="auto"/>
                <w:sz w:val="20"/>
                <w:szCs w:val="20"/>
              </w:rPr>
              <w:t>. Blends deep hands-on expertise in Kubernetes/EKS, AWS, and Infrastructure as Code (Terraform, Helm</w:t>
            </w:r>
            <w:r w:rsidR="00BE55FD" w:rsidRPr="00E03FB6">
              <w:rPr>
                <w:rFonts w:asciiTheme="minorHAnsi" w:eastAsia="Times New Roman" w:hAnsiTheme="minorHAnsi"/>
                <w:color w:val="auto"/>
                <w:sz w:val="20"/>
                <w:szCs w:val="20"/>
              </w:rPr>
              <w:t>, GitOps</w:t>
            </w:r>
            <w:r w:rsidR="00737760" w:rsidRPr="00E03FB6">
              <w:rPr>
                <w:rFonts w:asciiTheme="minorHAnsi" w:eastAsia="Times New Roman" w:hAnsiTheme="minorHAnsi"/>
                <w:color w:val="auto"/>
                <w:sz w:val="20"/>
                <w:szCs w:val="20"/>
              </w:rPr>
              <w:t>) with a strong focus on observability, telemetry, and operational excellence to deliver highly reliable, mission</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critical systems. Proven track record leading incident management, global on</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call rotations, and SLO/SLI</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driven reliability programs, driving measurable reductions in downtime, deployment risk, and operational toil. Passionate about building resilient platforms, enabling developer velocity through automation and GitOps, and mentoring teams to adopt SRE best practices in fast</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moving, product</w:t>
            </w:r>
            <w:r w:rsidR="00737760" w:rsidRPr="00E03FB6">
              <w:rPr>
                <w:rFonts w:ascii="Cambria Math" w:eastAsia="Times New Roman" w:hAnsi="Cambria Math" w:cs="Cambria Math"/>
                <w:color w:val="auto"/>
                <w:sz w:val="20"/>
                <w:szCs w:val="20"/>
              </w:rPr>
              <w:t>‑</w:t>
            </w:r>
            <w:r w:rsidR="00737760" w:rsidRPr="00E03FB6">
              <w:rPr>
                <w:rFonts w:asciiTheme="minorHAnsi" w:eastAsia="Times New Roman" w:hAnsiTheme="minorHAnsi"/>
                <w:color w:val="auto"/>
                <w:sz w:val="20"/>
                <w:szCs w:val="20"/>
              </w:rPr>
              <w:t>centric organizations.</w:t>
            </w:r>
          </w:p>
        </w:tc>
      </w:tr>
      <w:tr w:rsidR="00EE3A67" w:rsidRPr="00F70F83" w14:paraId="0E88F77A" w14:textId="77777777" w:rsidTr="00240493">
        <w:trPr>
          <w:trHeight w:val="1415"/>
        </w:trPr>
        <w:tc>
          <w:tcPr>
            <w:tcW w:w="11908" w:type="dxa"/>
            <w:shd w:val="clear" w:color="auto" w:fill="FFFFFF" w:themeFill="background1"/>
          </w:tcPr>
          <w:p w14:paraId="7A673946" w14:textId="77777777" w:rsidR="00893E6C" w:rsidRPr="00CC1915" w:rsidRDefault="00893E6C" w:rsidP="007D6ED3">
            <w:pPr>
              <w:spacing w:before="240" w:line="271" w:lineRule="auto"/>
              <w:rPr>
                <w:bCs/>
              </w:rPr>
            </w:pPr>
            <w:bookmarkStart w:id="0" w:name="core_competencies"/>
            <w:r w:rsidRPr="00CC1915">
              <w:rPr>
                <w:bCs/>
                <w:sz w:val="42"/>
              </w:rPr>
              <w:t>CORE COMPETENCIES</w:t>
            </w:r>
            <w:bookmarkEnd w:id="0"/>
          </w:p>
          <w:p w14:paraId="3BCC0264" w14:textId="77777777" w:rsidR="00D41895" w:rsidRDefault="00EE3A67" w:rsidP="00990F4E">
            <w:pPr>
              <w:rPr>
                <w:sz w:val="20"/>
                <w:szCs w:val="20"/>
              </w:rPr>
            </w:pPr>
            <w:r w:rsidRPr="0004270D">
              <w:rPr>
                <w:b/>
                <w:sz w:val="20"/>
                <w:szCs w:val="20"/>
              </w:rPr>
              <w:t>Platform Architecture &amp; Design:</w:t>
            </w:r>
            <w:r w:rsidRPr="0004270D">
              <w:rPr>
                <w:sz w:val="20"/>
                <w:szCs w:val="20"/>
              </w:rPr>
              <w:t xml:space="preserve"> Cloud-Native Architecture | Microservices | Serverless | Platform Engineering | Solution Design | Scalable Architectures | Resilient Architectures | Distributed Systems | SaaS | Multi-tenant Platforms | Troubleshooting | High Availability Architecture</w:t>
            </w:r>
          </w:p>
          <w:p w14:paraId="7F4F7D86" w14:textId="5DA91D0A" w:rsidR="007E4B95" w:rsidRPr="0004270D" w:rsidRDefault="007E4B95" w:rsidP="00990F4E">
            <w:pPr>
              <w:rPr>
                <w:sz w:val="20"/>
                <w:szCs w:val="20"/>
              </w:rPr>
            </w:pPr>
            <w:r w:rsidRPr="0004270D">
              <w:rPr>
                <w:b/>
                <w:sz w:val="20"/>
                <w:szCs w:val="20"/>
              </w:rPr>
              <w:t>Cloud &amp; Container Technologies:</w:t>
            </w:r>
            <w:r w:rsidRPr="0004270D">
              <w:rPr>
                <w:sz w:val="20"/>
                <w:szCs w:val="20"/>
              </w:rPr>
              <w:t xml:space="preserve"> Kubernetes | Amazon EKS | AWS | Docker | Linux | Harbor | Vault | Ceph | Rook</w:t>
            </w:r>
          </w:p>
          <w:p w14:paraId="289C181B" w14:textId="0ACDEB2B" w:rsidR="00893E6C" w:rsidRPr="0004270D" w:rsidRDefault="00EE3A67" w:rsidP="00990F4E">
            <w:pPr>
              <w:rPr>
                <w:sz w:val="20"/>
                <w:szCs w:val="20"/>
              </w:rPr>
            </w:pPr>
            <w:r w:rsidRPr="0004270D">
              <w:rPr>
                <w:b/>
                <w:sz w:val="20"/>
                <w:szCs w:val="20"/>
              </w:rPr>
              <w:t>DevOps &amp; CI/CD:</w:t>
            </w:r>
            <w:r w:rsidRPr="0004270D">
              <w:rPr>
                <w:sz w:val="20"/>
                <w:szCs w:val="20"/>
              </w:rPr>
              <w:t xml:space="preserve"> GitLab CI | GitHub Actions | ArgoCD | GitOps | CI/CD Pipelines | Infrastructure as Code (</w:t>
            </w:r>
            <w:proofErr w:type="spellStart"/>
            <w:r w:rsidRPr="0004270D">
              <w:rPr>
                <w:sz w:val="20"/>
                <w:szCs w:val="20"/>
              </w:rPr>
              <w:t>IaC</w:t>
            </w:r>
            <w:proofErr w:type="spellEnd"/>
            <w:r w:rsidR="00480DC6" w:rsidRPr="0004270D">
              <w:rPr>
                <w:sz w:val="20"/>
                <w:szCs w:val="20"/>
              </w:rPr>
              <w:t>:  Terraform,</w:t>
            </w:r>
            <w:r w:rsidR="00480DC6" w:rsidRPr="0004270D">
              <w:rPr>
                <w:rFonts w:ascii="Arial" w:hAnsi="Arial" w:cs="Arial"/>
                <w:color w:val="0A0A0A"/>
                <w:sz w:val="20"/>
                <w:szCs w:val="20"/>
                <w:shd w:val="clear" w:color="auto" w:fill="FFFFFF"/>
              </w:rPr>
              <w:t xml:space="preserve"> </w:t>
            </w:r>
            <w:r w:rsidR="00480DC6" w:rsidRPr="0004270D">
              <w:rPr>
                <w:sz w:val="20"/>
                <w:szCs w:val="20"/>
              </w:rPr>
              <w:t>Terragrunt</w:t>
            </w:r>
            <w:r w:rsidRPr="0004270D">
              <w:rPr>
                <w:sz w:val="20"/>
                <w:szCs w:val="20"/>
              </w:rPr>
              <w:t>) | Automation | Ansible | Helm | Kustomize</w:t>
            </w:r>
          </w:p>
          <w:p w14:paraId="2BA60491" w14:textId="3374F307" w:rsidR="00EE3A67" w:rsidRPr="0004270D" w:rsidRDefault="00EE3A67" w:rsidP="00990F4E">
            <w:pPr>
              <w:rPr>
                <w:sz w:val="20"/>
                <w:szCs w:val="20"/>
              </w:rPr>
            </w:pPr>
            <w:r w:rsidRPr="0004270D">
              <w:rPr>
                <w:b/>
                <w:sz w:val="20"/>
                <w:szCs w:val="20"/>
              </w:rPr>
              <w:t>Observability &amp; Monitoring:</w:t>
            </w:r>
            <w:r w:rsidRPr="0004270D">
              <w:rPr>
                <w:sz w:val="20"/>
                <w:szCs w:val="20"/>
              </w:rPr>
              <w:t xml:space="preserve"> Prometheus | Grafana | Loki | Open Telemetry | DataDog | Victoria Metrics | Thanos | Distributed Tracing | AIOps | ELK/OpenSearch Stack</w:t>
            </w:r>
          </w:p>
          <w:p w14:paraId="69F5AD22" w14:textId="77777777" w:rsidR="00EE3A67" w:rsidRPr="0004270D" w:rsidRDefault="00EE3A67" w:rsidP="00990F4E">
            <w:pPr>
              <w:rPr>
                <w:sz w:val="20"/>
                <w:szCs w:val="20"/>
              </w:rPr>
            </w:pPr>
            <w:r w:rsidRPr="0004270D">
              <w:rPr>
                <w:b/>
                <w:sz w:val="20"/>
                <w:szCs w:val="20"/>
              </w:rPr>
              <w:t>Data &amp; Messaging Systems:</w:t>
            </w:r>
            <w:r w:rsidRPr="0004270D">
              <w:rPr>
                <w:sz w:val="20"/>
                <w:szCs w:val="20"/>
              </w:rPr>
              <w:t xml:space="preserve"> Apache Kafka | PostgreSQL | ETL Processes | FluentD | OpenSearch Database</w:t>
            </w:r>
          </w:p>
          <w:p w14:paraId="10FFE040" w14:textId="77777777" w:rsidR="00EE3A67" w:rsidRPr="0004270D" w:rsidRDefault="00EE3A67" w:rsidP="00990F4E">
            <w:pPr>
              <w:rPr>
                <w:sz w:val="20"/>
                <w:szCs w:val="20"/>
              </w:rPr>
            </w:pPr>
            <w:r w:rsidRPr="0004270D">
              <w:rPr>
                <w:b/>
                <w:sz w:val="20"/>
                <w:szCs w:val="20"/>
              </w:rPr>
              <w:t>Leadership &amp; Methodologies:</w:t>
            </w:r>
            <w:r w:rsidRPr="0004270D">
              <w:rPr>
                <w:sz w:val="20"/>
                <w:szCs w:val="20"/>
              </w:rPr>
              <w:t xml:space="preserve"> Team Leadership | Cross-Functional Management | Agile/Scrum | Release Management | DevSecOps | AIOps Strategy | FinOps</w:t>
            </w:r>
          </w:p>
          <w:p w14:paraId="434AA422" w14:textId="77777777" w:rsidR="00EE3A67" w:rsidRPr="0004270D" w:rsidRDefault="00EE3A67" w:rsidP="00990F4E">
            <w:pPr>
              <w:rPr>
                <w:sz w:val="20"/>
                <w:szCs w:val="20"/>
              </w:rPr>
            </w:pPr>
            <w:r w:rsidRPr="0004270D">
              <w:rPr>
                <w:b/>
                <w:sz w:val="20"/>
                <w:szCs w:val="20"/>
              </w:rPr>
              <w:t>AI/ML &amp; Emerging Tech:</w:t>
            </w:r>
            <w:r w:rsidRPr="0004270D">
              <w:rPr>
                <w:sz w:val="20"/>
                <w:szCs w:val="20"/>
              </w:rPr>
              <w:t xml:space="preserve"> AI Agent Design | Retrieval-Augmented Generation (RAG) | Large Language Models (LLM) | Model Context Protocol (MCP) | Vector Databases (Pinecone/Chroma)</w:t>
            </w:r>
          </w:p>
          <w:p w14:paraId="562B5517" w14:textId="77777777" w:rsidR="00893E6C" w:rsidRPr="0004270D" w:rsidRDefault="00EE3A67" w:rsidP="007D6ED3">
            <w:pPr>
              <w:spacing w:after="210"/>
              <w:rPr>
                <w:sz w:val="20"/>
                <w:szCs w:val="20"/>
              </w:rPr>
            </w:pPr>
            <w:r w:rsidRPr="0004270D">
              <w:rPr>
                <w:b/>
                <w:sz w:val="20"/>
                <w:szCs w:val="20"/>
              </w:rPr>
              <w:t>Tools &amp; Platforms:</w:t>
            </w:r>
            <w:r w:rsidRPr="0004270D">
              <w:rPr>
                <w:sz w:val="20"/>
                <w:szCs w:val="20"/>
              </w:rPr>
              <w:t xml:space="preserve"> Jenkins | SonarQube | Jira | Confluence | MS Teams | Slack</w:t>
            </w:r>
          </w:p>
          <w:p w14:paraId="0A7CB353" w14:textId="77777777" w:rsidR="007C002E" w:rsidRDefault="00893E6C" w:rsidP="00AA0DF9">
            <w:pPr>
              <w:rPr>
                <w:b/>
                <w:sz w:val="20"/>
                <w:szCs w:val="20"/>
              </w:rPr>
            </w:pPr>
            <w:r w:rsidRPr="0004270D">
              <w:rPr>
                <w:b/>
                <w:sz w:val="20"/>
                <w:szCs w:val="20"/>
              </w:rPr>
              <w:t>Kubernetes &amp; Infrastructure Scale:</w:t>
            </w:r>
          </w:p>
          <w:p w14:paraId="0EA04984" w14:textId="4775BA66" w:rsidR="00F70F83" w:rsidRPr="0004270D" w:rsidRDefault="00F70F83" w:rsidP="002C18D2">
            <w:pPr>
              <w:numPr>
                <w:ilvl w:val="0"/>
                <w:numId w:val="32"/>
              </w:numPr>
              <w:spacing w:line="240" w:lineRule="atLeast"/>
              <w:rPr>
                <w:sz w:val="20"/>
                <w:szCs w:val="20"/>
              </w:rPr>
            </w:pPr>
            <w:r w:rsidRPr="0004270D">
              <w:rPr>
                <w:b/>
                <w:bCs/>
                <w:sz w:val="20"/>
                <w:szCs w:val="20"/>
              </w:rPr>
              <w:t>Designed and implemented telemetry pipelines for 1000+ customer edge Kubernetes clusters</w:t>
            </w:r>
            <w:r w:rsidRPr="0004270D">
              <w:rPr>
                <w:sz w:val="20"/>
                <w:szCs w:val="20"/>
              </w:rPr>
              <w:t xml:space="preserve"> using Prometheus, Grafana, Loki, OpenTelemetry, VictoriaMetrics, and OpenSearch/Elasticsearch at scale—enhancing incident management, customer reliability, system resilience, and resource efficiency.</w:t>
            </w:r>
          </w:p>
          <w:p w14:paraId="46C45AE6" w14:textId="4C153E19" w:rsidR="00893E6C" w:rsidRDefault="00893E6C" w:rsidP="002C18D2">
            <w:pPr>
              <w:numPr>
                <w:ilvl w:val="0"/>
                <w:numId w:val="32"/>
              </w:numPr>
              <w:spacing w:line="240" w:lineRule="atLeast"/>
              <w:rPr>
                <w:sz w:val="20"/>
                <w:szCs w:val="20"/>
              </w:rPr>
            </w:pPr>
            <w:r w:rsidRPr="0004270D">
              <w:rPr>
                <w:b/>
                <w:bCs/>
                <w:sz w:val="20"/>
                <w:szCs w:val="20"/>
              </w:rPr>
              <w:t xml:space="preserve">Managed 15+ Data </w:t>
            </w:r>
            <w:r w:rsidR="00F70F83" w:rsidRPr="0004270D">
              <w:rPr>
                <w:b/>
                <w:bCs/>
                <w:sz w:val="20"/>
                <w:szCs w:val="20"/>
              </w:rPr>
              <w:t>Center (both on-prem &amp; AWS EKS)</w:t>
            </w:r>
            <w:r w:rsidRPr="0004270D">
              <w:rPr>
                <w:b/>
                <w:bCs/>
                <w:sz w:val="20"/>
                <w:szCs w:val="20"/>
              </w:rPr>
              <w:t xml:space="preserve"> Kubernetes clusters across 5 global locations</w:t>
            </w:r>
            <w:r w:rsidRPr="0004270D">
              <w:rPr>
                <w:sz w:val="20"/>
                <w:szCs w:val="20"/>
              </w:rPr>
              <w:t xml:space="preserve"> with zero-downtime operations and seamless scaling capabilities</w:t>
            </w:r>
          </w:p>
          <w:p w14:paraId="3C577D86" w14:textId="5C77C60D" w:rsidR="00150B7E" w:rsidRPr="0004270D" w:rsidRDefault="00150B7E" w:rsidP="00AA0DF9">
            <w:pPr>
              <w:rPr>
                <w:b/>
                <w:bCs/>
                <w:sz w:val="20"/>
                <w:szCs w:val="20"/>
              </w:rPr>
            </w:pPr>
            <w:r w:rsidRPr="0004270D">
              <w:rPr>
                <w:b/>
                <w:bCs/>
                <w:sz w:val="20"/>
                <w:szCs w:val="20"/>
              </w:rPr>
              <w:t>Infrastructure as Code</w:t>
            </w:r>
            <w:r w:rsidR="00977B66">
              <w:rPr>
                <w:b/>
                <w:bCs/>
                <w:sz w:val="20"/>
                <w:szCs w:val="20"/>
              </w:rPr>
              <w:t>:</w:t>
            </w:r>
          </w:p>
          <w:p w14:paraId="12AAAEE8" w14:textId="61348CD4" w:rsidR="00150B7E" w:rsidRPr="0004270D" w:rsidRDefault="00150B7E" w:rsidP="002C18D2">
            <w:pPr>
              <w:numPr>
                <w:ilvl w:val="0"/>
                <w:numId w:val="32"/>
              </w:numPr>
              <w:rPr>
                <w:sz w:val="20"/>
                <w:szCs w:val="20"/>
              </w:rPr>
            </w:pPr>
            <w:r w:rsidRPr="0004270D">
              <w:rPr>
                <w:b/>
                <w:bCs/>
                <w:sz w:val="20"/>
                <w:szCs w:val="20"/>
              </w:rPr>
              <w:t>Architected a production-grade "Registry-as-a-Service" framework using Terraform and Terragrunt to automate</w:t>
            </w:r>
            <w:r w:rsidRPr="0004270D">
              <w:rPr>
                <w:sz w:val="20"/>
                <w:szCs w:val="20"/>
              </w:rPr>
              <w:t xml:space="preserve"> the complete lifecycle of Harbor container registries, enabling declarative project provisioning, robot account management, retention policies, and cross-registry replication at enterprise scale</w:t>
            </w:r>
            <w:r w:rsidRPr="007C002E">
              <w:rPr>
                <w:sz w:val="20"/>
                <w:szCs w:val="20"/>
              </w:rPr>
              <w:t>.</w:t>
            </w:r>
            <w:r w:rsidR="007C002E">
              <w:rPr>
                <w:sz w:val="20"/>
                <w:szCs w:val="20"/>
              </w:rPr>
              <w:t xml:space="preserve"> </w:t>
            </w:r>
            <w:r w:rsidRPr="007C002E">
              <w:rPr>
                <w:sz w:val="20"/>
                <w:szCs w:val="20"/>
              </w:rPr>
              <w:t>Provisioned AWS EKS-Auto Mode clusters using Terragrunt/OpenTofu orchestration – automated node lifecycle, cost-optimized scaling, and GitOps-ready platform with zero-downtime upgrades for enterprise workloads.</w:t>
            </w:r>
          </w:p>
          <w:p w14:paraId="372C5F79" w14:textId="58DE1839" w:rsidR="00150B7E" w:rsidRPr="007C002E" w:rsidRDefault="00150B7E" w:rsidP="002C18D2">
            <w:pPr>
              <w:numPr>
                <w:ilvl w:val="0"/>
                <w:numId w:val="32"/>
              </w:numPr>
              <w:rPr>
                <w:sz w:val="20"/>
                <w:szCs w:val="20"/>
              </w:rPr>
            </w:pPr>
            <w:r w:rsidRPr="0004270D">
              <w:rPr>
                <w:b/>
                <w:bCs/>
                <w:sz w:val="20"/>
                <w:szCs w:val="20"/>
              </w:rPr>
              <w:t>Built a self-service GitLab CI/CD pipeline with automated terraform plan/apply</w:t>
            </w:r>
            <w:r w:rsidRPr="0004270D">
              <w:rPr>
                <w:sz w:val="20"/>
                <w:szCs w:val="20"/>
              </w:rPr>
              <w:t xml:space="preserve"> feedback loop, allowing any team to provision compliant, fully configured Harbor projects in minutes while reducing administrative overhead and ensuring consistent governance across the organization</w:t>
            </w:r>
          </w:p>
          <w:p w14:paraId="75E01599" w14:textId="77777777" w:rsidR="00893E6C" w:rsidRPr="0004270D" w:rsidRDefault="00893E6C" w:rsidP="00AA0DF9">
            <w:pPr>
              <w:rPr>
                <w:sz w:val="20"/>
                <w:szCs w:val="20"/>
              </w:rPr>
            </w:pPr>
            <w:r w:rsidRPr="0004270D">
              <w:rPr>
                <w:b/>
                <w:sz w:val="20"/>
                <w:szCs w:val="20"/>
              </w:rPr>
              <w:t>CI/CD &amp; Deployment Automation:</w:t>
            </w:r>
          </w:p>
          <w:p w14:paraId="30A98BF0" w14:textId="77777777" w:rsidR="00893E6C" w:rsidRPr="0004270D" w:rsidRDefault="00893E6C" w:rsidP="002C18D2">
            <w:pPr>
              <w:numPr>
                <w:ilvl w:val="0"/>
                <w:numId w:val="32"/>
              </w:numPr>
              <w:spacing w:line="240" w:lineRule="atLeast"/>
              <w:rPr>
                <w:sz w:val="20"/>
                <w:szCs w:val="20"/>
              </w:rPr>
            </w:pPr>
            <w:r w:rsidRPr="0004270D">
              <w:rPr>
                <w:sz w:val="20"/>
                <w:szCs w:val="20"/>
              </w:rPr>
              <w:t>Architected and implemented standardized CI/CD workflow using GitLab CI and GitOps principles (ArgoCD), reducing deployment cycles by 50% and achieving 99.95% platform availability, resolving slow manual deployments across 8 projects</w:t>
            </w:r>
          </w:p>
          <w:p w14:paraId="736A4BAE" w14:textId="77777777" w:rsidR="00893E6C" w:rsidRPr="0004270D" w:rsidRDefault="00893E6C" w:rsidP="002C18D2">
            <w:pPr>
              <w:numPr>
                <w:ilvl w:val="0"/>
                <w:numId w:val="32"/>
              </w:numPr>
              <w:spacing w:line="240" w:lineRule="atLeast"/>
              <w:rPr>
                <w:sz w:val="20"/>
                <w:szCs w:val="20"/>
              </w:rPr>
            </w:pPr>
            <w:r w:rsidRPr="0004270D">
              <w:rPr>
                <w:sz w:val="20"/>
                <w:szCs w:val="20"/>
              </w:rPr>
              <w:t>Implemented version control systems (GitLab) and configuration management (Helm, Kustomize) across all projects, reducing deployment errors and enabling rapid feature iteration</w:t>
            </w:r>
          </w:p>
          <w:p w14:paraId="4FE635B7" w14:textId="77777777" w:rsidR="00893E6C" w:rsidRPr="0004270D" w:rsidRDefault="00893E6C" w:rsidP="00AA0DF9">
            <w:pPr>
              <w:rPr>
                <w:sz w:val="20"/>
                <w:szCs w:val="20"/>
              </w:rPr>
            </w:pPr>
            <w:r w:rsidRPr="0004270D">
              <w:rPr>
                <w:b/>
                <w:sz w:val="20"/>
                <w:szCs w:val="20"/>
              </w:rPr>
              <w:t>Observability &amp; Reliability:</w:t>
            </w:r>
          </w:p>
          <w:p w14:paraId="304117FA" w14:textId="292C8C1D" w:rsidR="00893E6C" w:rsidRPr="0057591C" w:rsidRDefault="00893E6C" w:rsidP="002C18D2">
            <w:pPr>
              <w:numPr>
                <w:ilvl w:val="0"/>
                <w:numId w:val="32"/>
              </w:numPr>
              <w:spacing w:line="240" w:lineRule="atLeast"/>
              <w:rPr>
                <w:sz w:val="20"/>
                <w:szCs w:val="20"/>
              </w:rPr>
            </w:pPr>
            <w:r w:rsidRPr="0057591C">
              <w:rPr>
                <w:sz w:val="20"/>
                <w:szCs w:val="20"/>
              </w:rPr>
              <w:t>Designed and deployed scalable observability and telemetry stack (Prometheus, Grafana, Loki, OpenTelemetry) integrating edge node telemetry and defining SLIs/SLOs, improving system reliability and reducing infrastructure costs by 5</w:t>
            </w:r>
            <w:r w:rsidR="00E03FB6" w:rsidRPr="0057591C">
              <w:rPr>
                <w:sz w:val="20"/>
                <w:szCs w:val="20"/>
              </w:rPr>
              <w:t>%. Established</w:t>
            </w:r>
            <w:r w:rsidRPr="0057591C">
              <w:rPr>
                <w:sz w:val="20"/>
                <w:szCs w:val="20"/>
              </w:rPr>
              <w:t xml:space="preserve"> SLO/SLI frameworks ensuring 99.95% platform availability across mission-critical systems supporting enterprise customers</w:t>
            </w:r>
            <w:r w:rsidR="0057591C" w:rsidRPr="0057591C">
              <w:rPr>
                <w:sz w:val="20"/>
                <w:szCs w:val="20"/>
              </w:rPr>
              <w:t>.</w:t>
            </w:r>
          </w:p>
          <w:p w14:paraId="4C41AA03" w14:textId="77777777" w:rsidR="00893E6C" w:rsidRPr="0004270D" w:rsidRDefault="00893E6C" w:rsidP="002C18D2">
            <w:pPr>
              <w:numPr>
                <w:ilvl w:val="0"/>
                <w:numId w:val="32"/>
              </w:numPr>
              <w:spacing w:line="240" w:lineRule="atLeast"/>
              <w:rPr>
                <w:sz w:val="20"/>
                <w:szCs w:val="20"/>
              </w:rPr>
            </w:pPr>
            <w:r w:rsidRPr="0004270D">
              <w:rPr>
                <w:sz w:val="20"/>
                <w:szCs w:val="20"/>
              </w:rPr>
              <w:t>Led global 24/7 on-call rotation for mission-critical DevOps and platform services, handling incident troubleshooting, multi-team coordination, postmortems, and preventive follow-up actions</w:t>
            </w:r>
          </w:p>
          <w:p w14:paraId="0E2406EA" w14:textId="77777777" w:rsidR="00893E6C" w:rsidRPr="0004270D" w:rsidRDefault="00893E6C" w:rsidP="00AA0DF9">
            <w:pPr>
              <w:rPr>
                <w:sz w:val="20"/>
                <w:szCs w:val="20"/>
              </w:rPr>
            </w:pPr>
            <w:r w:rsidRPr="0004270D">
              <w:rPr>
                <w:b/>
                <w:sz w:val="20"/>
                <w:szCs w:val="20"/>
              </w:rPr>
              <w:t>Team Leadership &amp; Cross-Functional Collaboration:</w:t>
            </w:r>
          </w:p>
          <w:p w14:paraId="414DB971" w14:textId="3A373336" w:rsidR="00893E6C" w:rsidRPr="0057591C" w:rsidRDefault="00893E6C" w:rsidP="002C18D2">
            <w:pPr>
              <w:numPr>
                <w:ilvl w:val="0"/>
                <w:numId w:val="32"/>
              </w:numPr>
              <w:spacing w:line="240" w:lineRule="atLeast"/>
              <w:rPr>
                <w:sz w:val="20"/>
                <w:szCs w:val="20"/>
              </w:rPr>
            </w:pPr>
            <w:r w:rsidRPr="0057591C">
              <w:rPr>
                <w:sz w:val="20"/>
                <w:szCs w:val="20"/>
              </w:rPr>
              <w:t>Directed 15-engineer DevOps team, implementing structured processes and DevOps best practices (</w:t>
            </w:r>
            <w:proofErr w:type="spellStart"/>
            <w:r w:rsidRPr="0057591C">
              <w:rPr>
                <w:sz w:val="20"/>
                <w:szCs w:val="20"/>
              </w:rPr>
              <w:t>IaC</w:t>
            </w:r>
            <w:proofErr w:type="spellEnd"/>
            <w:r w:rsidRPr="0057591C">
              <w:rPr>
                <w:sz w:val="20"/>
                <w:szCs w:val="20"/>
              </w:rPr>
              <w:t>, CI/CD) to resolve inefficiencies and foster culture of proactive problem-solving and automation</w:t>
            </w:r>
          </w:p>
          <w:p w14:paraId="5DCFF08D" w14:textId="77777777" w:rsidR="00893E6C" w:rsidRDefault="00893E6C" w:rsidP="002C18D2">
            <w:pPr>
              <w:numPr>
                <w:ilvl w:val="0"/>
                <w:numId w:val="32"/>
              </w:numPr>
              <w:spacing w:line="240" w:lineRule="atLeast"/>
              <w:rPr>
                <w:sz w:val="20"/>
                <w:szCs w:val="20"/>
              </w:rPr>
            </w:pPr>
            <w:r w:rsidRPr="0004270D">
              <w:rPr>
                <w:sz w:val="20"/>
                <w:szCs w:val="20"/>
              </w:rPr>
              <w:t>Established and led cross-team debugging "war rooms" and root cause analysis sessions, resolving critical product blockers through permanent fixes and preventive automation</w:t>
            </w:r>
          </w:p>
          <w:p w14:paraId="5EA44578" w14:textId="77777777" w:rsidR="002373AC" w:rsidRPr="0004270D" w:rsidRDefault="002373AC" w:rsidP="002373AC">
            <w:pPr>
              <w:spacing w:line="240" w:lineRule="atLeast"/>
              <w:ind w:left="720"/>
              <w:rPr>
                <w:sz w:val="20"/>
                <w:szCs w:val="20"/>
              </w:rPr>
            </w:pPr>
          </w:p>
          <w:p w14:paraId="0D4C3C86" w14:textId="77777777" w:rsidR="00893E6C" w:rsidRPr="0004270D" w:rsidRDefault="00893E6C" w:rsidP="00AA0DF9">
            <w:pPr>
              <w:rPr>
                <w:sz w:val="20"/>
                <w:szCs w:val="20"/>
              </w:rPr>
            </w:pPr>
            <w:r w:rsidRPr="0004270D">
              <w:rPr>
                <w:b/>
                <w:sz w:val="20"/>
                <w:szCs w:val="20"/>
              </w:rPr>
              <w:lastRenderedPageBreak/>
              <w:t>Cost Optimization &amp; FinOps:</w:t>
            </w:r>
          </w:p>
          <w:p w14:paraId="40BA985A" w14:textId="77777777" w:rsidR="00893E6C" w:rsidRPr="0004270D" w:rsidRDefault="00893E6C" w:rsidP="002C18D2">
            <w:pPr>
              <w:numPr>
                <w:ilvl w:val="0"/>
                <w:numId w:val="32"/>
              </w:numPr>
              <w:spacing w:line="240" w:lineRule="atLeast"/>
              <w:rPr>
                <w:sz w:val="20"/>
                <w:szCs w:val="20"/>
              </w:rPr>
            </w:pPr>
            <w:r w:rsidRPr="0004270D">
              <w:rPr>
                <w:sz w:val="20"/>
                <w:szCs w:val="20"/>
              </w:rPr>
              <w:t>Implemented FinOps program addressing escalating cloud costs, reducing spend by 15% year-over-year and avoiding projected $500k overspend through automated policies and provider negotiations</w:t>
            </w:r>
          </w:p>
          <w:p w14:paraId="51738CF6" w14:textId="77777777" w:rsidR="00893E6C" w:rsidRPr="0004270D" w:rsidRDefault="00893E6C" w:rsidP="002C18D2">
            <w:pPr>
              <w:numPr>
                <w:ilvl w:val="0"/>
                <w:numId w:val="32"/>
              </w:numPr>
              <w:spacing w:line="240" w:lineRule="atLeast"/>
              <w:rPr>
                <w:sz w:val="20"/>
                <w:szCs w:val="20"/>
              </w:rPr>
            </w:pPr>
            <w:r w:rsidRPr="0004270D">
              <w:rPr>
                <w:sz w:val="20"/>
                <w:szCs w:val="20"/>
              </w:rPr>
              <w:t>Engineered scalability solutions using AWS services incorporating scripting languages (Python, Terraform) for automation, optimizing resource utilization and cost efficiency</w:t>
            </w:r>
          </w:p>
          <w:p w14:paraId="58F39228" w14:textId="77777777" w:rsidR="00893E6C" w:rsidRPr="0004270D" w:rsidRDefault="00893E6C" w:rsidP="00AA0DF9">
            <w:pPr>
              <w:rPr>
                <w:sz w:val="20"/>
                <w:szCs w:val="20"/>
              </w:rPr>
            </w:pPr>
            <w:r w:rsidRPr="0004270D">
              <w:rPr>
                <w:b/>
                <w:sz w:val="20"/>
                <w:szCs w:val="20"/>
              </w:rPr>
              <w:t>Compliance &amp; Security:</w:t>
            </w:r>
          </w:p>
          <w:p w14:paraId="133AEBBD" w14:textId="77777777" w:rsidR="00893E6C" w:rsidRPr="0004270D" w:rsidRDefault="00893E6C" w:rsidP="002C18D2">
            <w:pPr>
              <w:numPr>
                <w:ilvl w:val="0"/>
                <w:numId w:val="32"/>
              </w:numPr>
              <w:spacing w:line="240" w:lineRule="atLeast"/>
              <w:rPr>
                <w:sz w:val="20"/>
                <w:szCs w:val="20"/>
              </w:rPr>
            </w:pPr>
            <w:r w:rsidRPr="0004270D">
              <w:rPr>
                <w:sz w:val="20"/>
                <w:szCs w:val="20"/>
              </w:rPr>
              <w:t>Automated and integrated compliance management for 300+ FOSS components, streamlining software releases and mitigating legal/security risks across organization</w:t>
            </w:r>
          </w:p>
          <w:p w14:paraId="56727804" w14:textId="77777777" w:rsidR="00893E6C" w:rsidRPr="0004270D" w:rsidRDefault="00893E6C" w:rsidP="002C18D2">
            <w:pPr>
              <w:numPr>
                <w:ilvl w:val="0"/>
                <w:numId w:val="32"/>
              </w:numPr>
              <w:spacing w:line="240" w:lineRule="atLeast"/>
              <w:rPr>
                <w:sz w:val="20"/>
                <w:szCs w:val="20"/>
              </w:rPr>
            </w:pPr>
            <w:r w:rsidRPr="0004270D">
              <w:rPr>
                <w:sz w:val="20"/>
                <w:szCs w:val="20"/>
              </w:rPr>
              <w:t>Ensured security best practices integrated into all systems and processes, reducing vulnerabilities and protecting sensitive data</w:t>
            </w:r>
          </w:p>
          <w:p w14:paraId="007320CD" w14:textId="77777777" w:rsidR="00893E6C" w:rsidRPr="0004270D" w:rsidRDefault="00893E6C" w:rsidP="00AA0DF9">
            <w:pPr>
              <w:rPr>
                <w:sz w:val="20"/>
                <w:szCs w:val="20"/>
              </w:rPr>
            </w:pPr>
            <w:r w:rsidRPr="0004270D">
              <w:rPr>
                <w:b/>
                <w:sz w:val="20"/>
                <w:szCs w:val="20"/>
              </w:rPr>
              <w:t>Data Engineering &amp; Messaging:</w:t>
            </w:r>
          </w:p>
          <w:p w14:paraId="5BBE08CD" w14:textId="77777777" w:rsidR="00893E6C" w:rsidRPr="0004270D" w:rsidRDefault="00893E6C" w:rsidP="002C18D2">
            <w:pPr>
              <w:numPr>
                <w:ilvl w:val="0"/>
                <w:numId w:val="32"/>
              </w:numPr>
              <w:spacing w:line="240" w:lineRule="atLeast"/>
              <w:rPr>
                <w:sz w:val="20"/>
                <w:szCs w:val="20"/>
              </w:rPr>
            </w:pPr>
            <w:r w:rsidRPr="0004270D">
              <w:rPr>
                <w:sz w:val="20"/>
                <w:szCs w:val="20"/>
              </w:rPr>
              <w:t>Designed and implemented robust ETL processes for PostgreSQL databases, ensuring efficient data transformation and loading for internal PMO projects</w:t>
            </w:r>
          </w:p>
          <w:p w14:paraId="3E9E01B9" w14:textId="2D4D1C94" w:rsidR="00893E6C" w:rsidRPr="0057591C" w:rsidRDefault="00893E6C" w:rsidP="002C18D2">
            <w:pPr>
              <w:numPr>
                <w:ilvl w:val="0"/>
                <w:numId w:val="32"/>
              </w:numPr>
              <w:spacing w:line="240" w:lineRule="atLeast"/>
              <w:rPr>
                <w:sz w:val="20"/>
                <w:szCs w:val="20"/>
              </w:rPr>
            </w:pPr>
            <w:r w:rsidRPr="0057591C">
              <w:rPr>
                <w:sz w:val="20"/>
                <w:szCs w:val="20"/>
              </w:rPr>
              <w:t>Managed Apache Kafka clusters for high-throughput data streaming, ensuring reliability and supporting 5 teams with real-time data access</w:t>
            </w:r>
            <w:r w:rsidR="0057591C">
              <w:rPr>
                <w:sz w:val="20"/>
                <w:szCs w:val="20"/>
              </w:rPr>
              <w:t xml:space="preserve">. </w:t>
            </w:r>
            <w:r w:rsidRPr="0057591C">
              <w:rPr>
                <w:sz w:val="20"/>
                <w:szCs w:val="20"/>
              </w:rPr>
              <w:t>Developed and maintained Kafka messaging queues and managed application performance using ELK/OpenSearch stack monitoring</w:t>
            </w:r>
          </w:p>
          <w:p w14:paraId="4EB4F30B" w14:textId="77777777" w:rsidR="00893E6C" w:rsidRPr="0004270D" w:rsidRDefault="00893E6C" w:rsidP="00AA0DF9">
            <w:pPr>
              <w:rPr>
                <w:sz w:val="20"/>
                <w:szCs w:val="20"/>
              </w:rPr>
            </w:pPr>
            <w:r w:rsidRPr="0004270D">
              <w:rPr>
                <w:b/>
                <w:sz w:val="20"/>
                <w:szCs w:val="20"/>
              </w:rPr>
              <w:t>AI &amp; Innovation:</w:t>
            </w:r>
          </w:p>
          <w:p w14:paraId="0EDCC8DD" w14:textId="77777777" w:rsidR="00893E6C" w:rsidRDefault="00893E6C" w:rsidP="002C18D2">
            <w:pPr>
              <w:numPr>
                <w:ilvl w:val="0"/>
                <w:numId w:val="32"/>
              </w:numPr>
              <w:spacing w:line="240" w:lineRule="atLeast"/>
              <w:rPr>
                <w:sz w:val="20"/>
                <w:szCs w:val="20"/>
              </w:rPr>
            </w:pPr>
            <w:r w:rsidRPr="0004270D">
              <w:rPr>
                <w:sz w:val="20"/>
                <w:szCs w:val="20"/>
              </w:rPr>
              <w:t>Created proof-of-concept AI-driven Git triage agent (RAG + Llama3) to automate issue categorization for 10,000+ items, projecting 40-50% reduction in manual effort and enabling one-click issue creation</w:t>
            </w:r>
          </w:p>
          <w:p w14:paraId="1B83E9FD" w14:textId="77777777" w:rsidR="00B92B8E" w:rsidRPr="0004270D" w:rsidRDefault="00B92B8E" w:rsidP="00B92B8E">
            <w:pPr>
              <w:spacing w:line="240" w:lineRule="atLeast"/>
              <w:ind w:left="720"/>
              <w:rPr>
                <w:sz w:val="20"/>
                <w:szCs w:val="20"/>
              </w:rPr>
            </w:pPr>
          </w:p>
          <w:p w14:paraId="012C0CE3" w14:textId="77777777" w:rsidR="00150B7E" w:rsidRPr="00CC1915" w:rsidRDefault="00150B7E" w:rsidP="00990F4E">
            <w:pPr>
              <w:spacing w:line="271" w:lineRule="auto"/>
              <w:rPr>
                <w:bCs/>
              </w:rPr>
            </w:pPr>
            <w:bookmarkStart w:id="1" w:name="professional_experience"/>
            <w:r w:rsidRPr="00CC1915">
              <w:rPr>
                <w:bCs/>
                <w:sz w:val="42"/>
              </w:rPr>
              <w:t>PROFESSIONAL EXPERIENCE</w:t>
            </w:r>
            <w:bookmarkEnd w:id="1"/>
          </w:p>
          <w:p w14:paraId="384BD20D" w14:textId="4E4B7178" w:rsidR="00E55DE1" w:rsidRDefault="00150B7E" w:rsidP="00564737">
            <w:pPr>
              <w:rPr>
                <w:b/>
              </w:rPr>
            </w:pPr>
            <w:r w:rsidRPr="00F70F83">
              <w:rPr>
                <w:b/>
              </w:rPr>
              <w:t>Nokia</w:t>
            </w:r>
            <w:r w:rsidR="00E55DE1">
              <w:rPr>
                <w:b/>
              </w:rPr>
              <w:t xml:space="preserve"> Pvt. Ltd.</w:t>
            </w:r>
          </w:p>
          <w:p w14:paraId="4DD920D4" w14:textId="7AC461DB" w:rsidR="00150B7E" w:rsidRPr="00F70F83" w:rsidRDefault="00E55DE1" w:rsidP="00564737">
            <w:pPr>
              <w:spacing w:line="271" w:lineRule="auto"/>
            </w:pPr>
            <w:bookmarkStart w:id="2" w:name="r_d_architect"/>
            <w:r w:rsidRPr="00CC1915">
              <w:rPr>
                <w:b/>
                <w:sz w:val="24"/>
                <w:szCs w:val="16"/>
              </w:rPr>
              <w:t>R&amp;D Architect</w:t>
            </w:r>
            <w:bookmarkEnd w:id="2"/>
            <w:r w:rsidR="00150B7E" w:rsidRPr="00F70F83">
              <w:rPr>
                <w:rFonts w:eastAsia="Georgia" w:cs="Georgia"/>
              </w:rPr>
              <w:t xml:space="preserve"> | July 2013 – Present | Bengaluru, India</w:t>
            </w:r>
          </w:p>
          <w:p w14:paraId="1DCD4291" w14:textId="78198E34" w:rsidR="00150B7E" w:rsidRDefault="002C18D2" w:rsidP="002C18D2">
            <w:pPr>
              <w:numPr>
                <w:ilvl w:val="0"/>
                <w:numId w:val="32"/>
              </w:numPr>
              <w:spacing w:after="120" w:line="240" w:lineRule="atLeast"/>
              <w:rPr>
                <w:sz w:val="20"/>
                <w:szCs w:val="20"/>
              </w:rPr>
            </w:pPr>
            <w:r>
              <w:rPr>
                <w:sz w:val="20"/>
                <w:szCs w:val="20"/>
              </w:rPr>
              <w:t>Headed</w:t>
            </w:r>
            <w:r w:rsidR="00150B7E" w:rsidRPr="0004270D">
              <w:rPr>
                <w:sz w:val="20"/>
                <w:szCs w:val="20"/>
              </w:rPr>
              <w:t xml:space="preserve"> strategic initiatives across platform modernization, SRE, security, and AIOps within a global R&amp;D organization, delivering foundational improvements that enhanced reliability, accelerated development velocity, and optimized operational costs.</w:t>
            </w:r>
          </w:p>
          <w:p w14:paraId="0D7B94D7" w14:textId="6EDB1D76" w:rsidR="002C18D2" w:rsidRPr="004A1DBA" w:rsidRDefault="002C18D2" w:rsidP="004A1DBA">
            <w:pPr>
              <w:numPr>
                <w:ilvl w:val="0"/>
                <w:numId w:val="32"/>
              </w:numPr>
              <w:spacing w:line="240" w:lineRule="atLeast"/>
              <w:rPr>
                <w:sz w:val="20"/>
                <w:szCs w:val="20"/>
              </w:rPr>
            </w:pPr>
            <w:r w:rsidRPr="0057591C">
              <w:rPr>
                <w:sz w:val="20"/>
                <w:szCs w:val="20"/>
              </w:rPr>
              <w:t>Led cross-functional teams resolving fragmented modernization efforts through workshops and strategic planning, enabling seamless cloud readiness transitions for 8-9 key projects across stakeholders</w:t>
            </w:r>
          </w:p>
          <w:p w14:paraId="4CC492FF" w14:textId="77777777" w:rsidR="00564737" w:rsidRDefault="00564737" w:rsidP="00564737">
            <w:pPr>
              <w:spacing w:line="271" w:lineRule="auto"/>
              <w:rPr>
                <w:rFonts w:eastAsia="Georgia" w:cs="Georgia"/>
              </w:rPr>
            </w:pPr>
            <w:bookmarkStart w:id="3" w:name="senior_developer"/>
            <w:r w:rsidRPr="00F70F83">
              <w:rPr>
                <w:b/>
              </w:rPr>
              <w:t>Misys</w:t>
            </w:r>
            <w:r w:rsidRPr="00F70F83">
              <w:rPr>
                <w:rFonts w:eastAsia="Georgia" w:cs="Georgia"/>
              </w:rPr>
              <w:t xml:space="preserve"> </w:t>
            </w:r>
            <w:bookmarkEnd w:id="3"/>
          </w:p>
          <w:p w14:paraId="7A824E38" w14:textId="658B67B9" w:rsidR="00893E6C" w:rsidRPr="00F70F83" w:rsidRDefault="00564737" w:rsidP="00564737">
            <w:pPr>
              <w:spacing w:line="271" w:lineRule="auto"/>
            </w:pPr>
            <w:r w:rsidRPr="00CC1915">
              <w:rPr>
                <w:b/>
                <w:sz w:val="24"/>
                <w:szCs w:val="16"/>
              </w:rPr>
              <w:t>Senior Developer</w:t>
            </w:r>
            <w:r w:rsidRPr="00F70F83">
              <w:rPr>
                <w:rFonts w:eastAsia="Georgia" w:cs="Georgia"/>
              </w:rPr>
              <w:t xml:space="preserve"> </w:t>
            </w:r>
            <w:r w:rsidR="00893E6C" w:rsidRPr="00F70F83">
              <w:rPr>
                <w:rFonts w:eastAsia="Georgia" w:cs="Georgia"/>
              </w:rPr>
              <w:t>| April 2011 – July 2013 | Bengaluru, India</w:t>
            </w:r>
          </w:p>
          <w:p w14:paraId="73FFAF61" w14:textId="77777777" w:rsidR="00893E6C" w:rsidRPr="0004270D" w:rsidRDefault="00893E6C" w:rsidP="002C18D2">
            <w:pPr>
              <w:numPr>
                <w:ilvl w:val="0"/>
                <w:numId w:val="32"/>
              </w:numPr>
              <w:spacing w:after="120" w:line="240" w:lineRule="atLeast"/>
              <w:rPr>
                <w:sz w:val="20"/>
                <w:szCs w:val="20"/>
              </w:rPr>
            </w:pPr>
            <w:r w:rsidRPr="0004270D">
              <w:rPr>
                <w:sz w:val="20"/>
                <w:szCs w:val="20"/>
              </w:rPr>
              <w:t xml:space="preserve">Co-engineered Java-based framework for flagship </w:t>
            </w:r>
            <w:r w:rsidRPr="00B202B2">
              <w:rPr>
                <w:b/>
                <w:bCs/>
                <w:sz w:val="20"/>
                <w:szCs w:val="20"/>
              </w:rPr>
              <w:t>LoanIQ</w:t>
            </w:r>
            <w:r w:rsidRPr="0004270D">
              <w:rPr>
                <w:sz w:val="20"/>
                <w:szCs w:val="20"/>
              </w:rPr>
              <w:t xml:space="preserve"> product, replacing legacy Smalltalk system and boosting system performance by 50% for key clients including Bank of America</w:t>
            </w:r>
          </w:p>
          <w:p w14:paraId="267245C7" w14:textId="77777777" w:rsidR="00893E6C" w:rsidRPr="0004270D" w:rsidRDefault="00893E6C" w:rsidP="002C18D2">
            <w:pPr>
              <w:numPr>
                <w:ilvl w:val="0"/>
                <w:numId w:val="32"/>
              </w:numPr>
              <w:spacing w:after="120" w:line="240" w:lineRule="atLeast"/>
              <w:rPr>
                <w:sz w:val="20"/>
                <w:szCs w:val="20"/>
              </w:rPr>
            </w:pPr>
            <w:r w:rsidRPr="0004270D">
              <w:rPr>
                <w:sz w:val="20"/>
                <w:szCs w:val="20"/>
              </w:rPr>
              <w:t>Functioned as Scrum Master, optimizing bug triage and development workflows resulting in 70% reduction in defect resolution time</w:t>
            </w:r>
          </w:p>
          <w:p w14:paraId="1DA8AFDD" w14:textId="77777777" w:rsidR="00564737" w:rsidRDefault="00893E6C" w:rsidP="00564737">
            <w:pPr>
              <w:rPr>
                <w:rFonts w:eastAsia="Georgia" w:cs="Georgia"/>
              </w:rPr>
            </w:pPr>
            <w:r w:rsidRPr="00F70F83">
              <w:rPr>
                <w:b/>
              </w:rPr>
              <w:t>Logica CMG</w:t>
            </w:r>
            <w:r w:rsidRPr="00F70F83">
              <w:rPr>
                <w:rFonts w:eastAsia="Georgia" w:cs="Georgia"/>
              </w:rPr>
              <w:t xml:space="preserve"> </w:t>
            </w:r>
          </w:p>
          <w:p w14:paraId="130059DF" w14:textId="300B49E1" w:rsidR="00893E6C" w:rsidRPr="00564737" w:rsidRDefault="00564737" w:rsidP="00564737">
            <w:pPr>
              <w:spacing w:line="271" w:lineRule="auto"/>
              <w:rPr>
                <w:b/>
                <w:sz w:val="24"/>
                <w:szCs w:val="16"/>
              </w:rPr>
            </w:pPr>
            <w:bookmarkStart w:id="4" w:name="it_consultant"/>
            <w:r w:rsidRPr="00CC1915">
              <w:rPr>
                <w:b/>
                <w:sz w:val="24"/>
                <w:szCs w:val="16"/>
              </w:rPr>
              <w:t>IT Consultant</w:t>
            </w:r>
            <w:bookmarkEnd w:id="4"/>
            <w:r w:rsidR="00893E6C" w:rsidRPr="00F70F83">
              <w:rPr>
                <w:rFonts w:eastAsia="Georgia" w:cs="Georgia"/>
              </w:rPr>
              <w:t>| July 2006 – March 2011 | India</w:t>
            </w:r>
          </w:p>
          <w:p w14:paraId="6A776C81" w14:textId="77777777" w:rsidR="00B202B2" w:rsidRDefault="00B202B2" w:rsidP="002C18D2">
            <w:pPr>
              <w:numPr>
                <w:ilvl w:val="0"/>
                <w:numId w:val="32"/>
              </w:numPr>
              <w:spacing w:after="120" w:line="240" w:lineRule="atLeast"/>
              <w:rPr>
                <w:sz w:val="20"/>
                <w:szCs w:val="20"/>
              </w:rPr>
            </w:pPr>
            <w:r w:rsidRPr="0004270D">
              <w:rPr>
                <w:sz w:val="20"/>
                <w:szCs w:val="20"/>
              </w:rPr>
              <w:t>Developed and delivered robust Java programming applications across education, oil &amp; gas, and banking &amp; finance sectors (University &amp; College Application System, GIT Air Liquide, LanaUt Swedbank)</w:t>
            </w:r>
          </w:p>
          <w:p w14:paraId="12CC4F62" w14:textId="3A8D3C7D" w:rsidR="0004270D" w:rsidRPr="00B202B2" w:rsidRDefault="00B202B2" w:rsidP="002C18D2">
            <w:pPr>
              <w:numPr>
                <w:ilvl w:val="0"/>
                <w:numId w:val="32"/>
              </w:numPr>
              <w:spacing w:after="120" w:line="240" w:lineRule="atLeast"/>
              <w:rPr>
                <w:sz w:val="20"/>
                <w:szCs w:val="20"/>
              </w:rPr>
            </w:pPr>
            <w:r w:rsidRPr="0004270D">
              <w:rPr>
                <w:sz w:val="20"/>
                <w:szCs w:val="20"/>
              </w:rPr>
              <w:t>Wrote efficient, maintainable, and scalable Java code adhering to best practices and coding standards</w:t>
            </w:r>
          </w:p>
          <w:p w14:paraId="042360F7" w14:textId="77777777" w:rsidR="00890751" w:rsidRPr="00CC1915" w:rsidRDefault="00890751" w:rsidP="00990F4E">
            <w:pPr>
              <w:spacing w:line="271" w:lineRule="auto"/>
              <w:rPr>
                <w:bCs/>
              </w:rPr>
            </w:pPr>
            <w:bookmarkStart w:id="5" w:name="education"/>
            <w:bookmarkStart w:id="6" w:name="awards_recognition"/>
            <w:r w:rsidRPr="00CC1915">
              <w:rPr>
                <w:bCs/>
                <w:sz w:val="42"/>
              </w:rPr>
              <w:t>EDUCATION</w:t>
            </w:r>
            <w:bookmarkEnd w:id="5"/>
          </w:p>
          <w:p w14:paraId="5C4B8DD7" w14:textId="77777777" w:rsidR="00890751" w:rsidRPr="0004270D" w:rsidRDefault="00890751" w:rsidP="00990F4E">
            <w:pPr>
              <w:spacing w:after="210"/>
              <w:rPr>
                <w:sz w:val="20"/>
                <w:szCs w:val="20"/>
              </w:rPr>
            </w:pPr>
            <w:r w:rsidRPr="00F70F83">
              <w:rPr>
                <w:b/>
              </w:rPr>
              <w:t>Master of Technology (MTech) – WILP</w:t>
            </w:r>
            <w:r w:rsidRPr="00F70F83">
              <w:br/>
            </w:r>
            <w:r w:rsidRPr="0004270D">
              <w:rPr>
                <w:rFonts w:eastAsia="Georgia" w:cs="Georgia"/>
                <w:sz w:val="20"/>
                <w:szCs w:val="20"/>
              </w:rPr>
              <w:t>Birla Institute of Technology and Science, Pilani | 2015 – 2017</w:t>
            </w:r>
          </w:p>
          <w:p w14:paraId="598D4E17" w14:textId="77777777" w:rsidR="00890751" w:rsidRPr="00F70F83" w:rsidRDefault="00890751" w:rsidP="00990F4E">
            <w:pPr>
              <w:spacing w:after="210"/>
            </w:pPr>
            <w:r w:rsidRPr="00F70F83">
              <w:rPr>
                <w:b/>
              </w:rPr>
              <w:t>Bachelor of Engineering – Information Technology</w:t>
            </w:r>
            <w:r w:rsidRPr="00F70F83">
              <w:br/>
            </w:r>
            <w:r w:rsidRPr="0004270D">
              <w:rPr>
                <w:rFonts w:eastAsia="Georgia" w:cs="Georgia"/>
                <w:sz w:val="20"/>
                <w:szCs w:val="20"/>
              </w:rPr>
              <w:t>Utkal University | 2000 – 2004</w:t>
            </w:r>
          </w:p>
          <w:p w14:paraId="66553F55" w14:textId="77777777" w:rsidR="00893E6C" w:rsidRDefault="00893E6C" w:rsidP="00FB4404">
            <w:pPr>
              <w:spacing w:line="271" w:lineRule="auto"/>
              <w:rPr>
                <w:ins w:id="7" w:author="Narendranath Panda (Nokia)" w:date="2026-02-07T13:04:00Z" w16du:dateUtc="2026-02-07T07:34:00Z"/>
                <w:bCs/>
                <w:sz w:val="42"/>
              </w:rPr>
            </w:pPr>
            <w:r w:rsidRPr="00CC1915">
              <w:rPr>
                <w:bCs/>
                <w:sz w:val="42"/>
              </w:rPr>
              <w:t>AWARDS &amp; RECOGNITION</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1"/>
              <w:gridCol w:w="5841"/>
            </w:tblGrid>
            <w:tr w:rsidR="00A16D31" w14:paraId="3BDB42D6" w14:textId="77777777" w:rsidTr="007E2725">
              <w:tc>
                <w:tcPr>
                  <w:tcW w:w="5841" w:type="dxa"/>
                </w:tcPr>
                <w:p w14:paraId="5FB67257" w14:textId="77777777" w:rsidR="00A16D31" w:rsidRPr="0004270D"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Nokia Excellency Award</w:t>
                  </w:r>
                  <w:r w:rsidRPr="0004270D">
                    <w:rPr>
                      <w:rFonts w:eastAsia="Georgia" w:cs="Georgia"/>
                      <w:sz w:val="20"/>
                      <w:szCs w:val="20"/>
                    </w:rPr>
                    <w:t xml:space="preserve"> – Delivering Software with Quality (2024)</w:t>
                  </w:r>
                </w:p>
                <w:p w14:paraId="754D4B32" w14:textId="77777777" w:rsidR="00A16D31" w:rsidRPr="0004270D"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Exceptional Achievement</w:t>
                  </w:r>
                  <w:r w:rsidRPr="0004270D">
                    <w:rPr>
                      <w:rFonts w:eastAsia="Georgia" w:cs="Georgia"/>
                      <w:sz w:val="20"/>
                      <w:szCs w:val="20"/>
                    </w:rPr>
                    <w:t xml:space="preserve"> – Thanks for your Contribution and Mentorship (2025)</w:t>
                  </w:r>
                </w:p>
                <w:p w14:paraId="791E0319" w14:textId="77777777" w:rsidR="00A16D31" w:rsidRPr="00A16D31"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Strategic Impact</w:t>
                  </w:r>
                  <w:r w:rsidRPr="0004270D">
                    <w:rPr>
                      <w:rFonts w:eastAsia="Georgia" w:cs="Georgia"/>
                      <w:sz w:val="20"/>
                      <w:szCs w:val="20"/>
                    </w:rPr>
                    <w:t xml:space="preserve"> – Successful NDAC DC Migration (2025)</w:t>
                  </w:r>
                </w:p>
                <w:p w14:paraId="35F52156" w14:textId="06D90D92" w:rsidR="00A16D31" w:rsidRPr="00A16D31"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 xml:space="preserve"> Collaborative Excellence</w:t>
                  </w:r>
                  <w:r w:rsidRPr="0004270D">
                    <w:rPr>
                      <w:rFonts w:eastAsia="Georgia" w:cs="Georgia"/>
                      <w:sz w:val="20"/>
                      <w:szCs w:val="20"/>
                    </w:rPr>
                    <w:t xml:space="preserve"> – Excellence in Collaboration for MX Grid (2025)</w:t>
                  </w:r>
                </w:p>
              </w:tc>
              <w:tc>
                <w:tcPr>
                  <w:tcW w:w="5841" w:type="dxa"/>
                </w:tcPr>
                <w:p w14:paraId="447BF330" w14:textId="77777777" w:rsidR="00A16D31" w:rsidRPr="0004270D"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Security Leadership</w:t>
                  </w:r>
                  <w:r w:rsidRPr="0004270D">
                    <w:rPr>
                      <w:rFonts w:eastAsia="Georgia" w:cs="Georgia"/>
                      <w:sz w:val="20"/>
                      <w:szCs w:val="20"/>
                    </w:rPr>
                    <w:t xml:space="preserve"> – Security Supporter for SRE Systems (2023)</w:t>
                  </w:r>
                </w:p>
                <w:p w14:paraId="622D44CA" w14:textId="77777777" w:rsidR="00A16D31" w:rsidRPr="0004270D"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Operational Excellence</w:t>
                  </w:r>
                  <w:r w:rsidRPr="0004270D">
                    <w:rPr>
                      <w:rFonts w:eastAsia="Georgia" w:cs="Georgia"/>
                      <w:sz w:val="20"/>
                      <w:szCs w:val="20"/>
                    </w:rPr>
                    <w:t xml:space="preserve"> – Exceptional Work for China Setup Data Centre (2023)</w:t>
                  </w:r>
                </w:p>
                <w:p w14:paraId="7DB4D6BD" w14:textId="77777777" w:rsidR="00A16D31" w:rsidRPr="0004270D" w:rsidRDefault="00A16D31" w:rsidP="0048322C">
                  <w:pPr>
                    <w:framePr w:hSpace="180" w:wrap="around" w:vAnchor="page" w:hAnchor="margin" w:x="-713" w:y="1"/>
                    <w:numPr>
                      <w:ilvl w:val="0"/>
                      <w:numId w:val="33"/>
                    </w:numPr>
                    <w:spacing w:line="240" w:lineRule="atLeast"/>
                    <w:rPr>
                      <w:sz w:val="20"/>
                      <w:szCs w:val="20"/>
                    </w:rPr>
                  </w:pPr>
                  <w:r w:rsidRPr="0004270D">
                    <w:rPr>
                      <w:b/>
                      <w:sz w:val="20"/>
                      <w:szCs w:val="20"/>
                    </w:rPr>
                    <w:t>Logica Diamond Award</w:t>
                  </w:r>
                  <w:r w:rsidRPr="0004270D">
                    <w:rPr>
                      <w:rFonts w:eastAsia="Georgia" w:cs="Georgia"/>
                      <w:sz w:val="20"/>
                      <w:szCs w:val="20"/>
                    </w:rPr>
                    <w:t xml:space="preserve"> – (2010)</w:t>
                  </w:r>
                </w:p>
                <w:p w14:paraId="180CBDD5" w14:textId="1D9F1D4E" w:rsidR="00A16D31" w:rsidRDefault="00A16D31" w:rsidP="0048322C">
                  <w:pPr>
                    <w:framePr w:hSpace="180" w:wrap="around" w:vAnchor="page" w:hAnchor="margin" w:x="-713" w:y="1"/>
                    <w:numPr>
                      <w:ilvl w:val="0"/>
                      <w:numId w:val="33"/>
                    </w:numPr>
                    <w:spacing w:line="240" w:lineRule="atLeast"/>
                    <w:rPr>
                      <w:bCs/>
                    </w:rPr>
                  </w:pPr>
                  <w:r w:rsidRPr="0004270D">
                    <w:rPr>
                      <w:b/>
                      <w:sz w:val="20"/>
                      <w:szCs w:val="20"/>
                    </w:rPr>
                    <w:t>Recognition</w:t>
                  </w:r>
                  <w:r w:rsidRPr="0004270D">
                    <w:rPr>
                      <w:rFonts w:eastAsia="Georgia" w:cs="Georgia"/>
                      <w:sz w:val="20"/>
                      <w:szCs w:val="20"/>
                    </w:rPr>
                    <w:t xml:space="preserve"> – Exceptional Work Setting Up Data Centre in 2 Months</w:t>
                  </w:r>
                </w:p>
              </w:tc>
            </w:tr>
          </w:tbl>
          <w:p w14:paraId="1C33E947" w14:textId="71CC44E5" w:rsidR="00893E6C" w:rsidRPr="00F70F83" w:rsidRDefault="00893E6C" w:rsidP="00A16D31">
            <w:pPr>
              <w:spacing w:after="120" w:line="240" w:lineRule="atLeast"/>
            </w:pPr>
          </w:p>
        </w:tc>
      </w:tr>
    </w:tbl>
    <w:p w14:paraId="3E2AABE6" w14:textId="289D2DB4" w:rsidR="008E6A37" w:rsidRPr="00F70F83" w:rsidRDefault="008E6A37" w:rsidP="007E2725">
      <w:pPr>
        <w:spacing w:after="0" w:line="240" w:lineRule="auto"/>
        <w:rPr>
          <w:rFonts w:cs="Arial"/>
        </w:rPr>
      </w:pPr>
    </w:p>
    <w:sectPr w:rsidR="008E6A37" w:rsidRPr="00F70F83" w:rsidSect="00F70F83">
      <w:headerReference w:type="default" r:id="rId16"/>
      <w:footerReference w:type="default" r:id="rId17"/>
      <w:pgSz w:w="11906" w:h="16838" w:code="9"/>
      <w:pgMar w:top="284" w:right="284" w:bottom="284" w:left="567" w:header="0" w:footer="0" w:gutter="1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1CF63" w14:textId="77777777" w:rsidR="00304C04" w:rsidRDefault="00304C04" w:rsidP="00BA0D37">
      <w:pPr>
        <w:spacing w:after="48" w:line="240" w:lineRule="auto"/>
      </w:pPr>
      <w:r>
        <w:separator/>
      </w:r>
    </w:p>
  </w:endnote>
  <w:endnote w:type="continuationSeparator" w:id="0">
    <w:p w14:paraId="700EB7B6" w14:textId="77777777" w:rsidR="00304C04" w:rsidRDefault="00304C04" w:rsidP="00BA0D37">
      <w:pPr>
        <w:spacing w:after="48"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D78C2" w14:textId="77777777" w:rsidR="00AB6892" w:rsidRPr="00AB6892" w:rsidRDefault="00AB6892" w:rsidP="00AB6892">
    <w:pPr>
      <w:pStyle w:val="Footer"/>
    </w:pPr>
  </w:p>
  <w:p w14:paraId="30853848" w14:textId="77777777" w:rsidR="00AB6892" w:rsidRDefault="00AB68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06495" w14:textId="77777777" w:rsidR="00304C04" w:rsidRDefault="00304C04" w:rsidP="00BA0D37">
      <w:pPr>
        <w:spacing w:after="48" w:line="240" w:lineRule="auto"/>
      </w:pPr>
      <w:r>
        <w:separator/>
      </w:r>
    </w:p>
  </w:footnote>
  <w:footnote w:type="continuationSeparator" w:id="0">
    <w:p w14:paraId="7A1D13E8" w14:textId="77777777" w:rsidR="00304C04" w:rsidRDefault="00304C04" w:rsidP="00BA0D37">
      <w:pPr>
        <w:spacing w:after="48"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9ECA1" w14:textId="4AB470D5" w:rsidR="000B51FC" w:rsidRDefault="000B51FC">
    <w:pPr>
      <w:pStyle w:val="Header"/>
    </w:pPr>
    <w: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10.2pt;flip:x;visibility:visible;mso-wrap-style:square" o:bullet="t">
        <v:imagedata r:id="rId1" o:title=""/>
      </v:shape>
    </w:pict>
  </w:numPicBullet>
  <w:numPicBullet w:numPicBulletId="1">
    <w:pict>
      <v:shape id="_x0000_i1026" type="#_x0000_t75" alt="Receiver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" o:bullet="t">
        <v:imagedata r:id="rId2" o:title=""/>
      </v:shape>
    </w:pict>
  </w:numPicBullet>
  <w:numPicBullet w:numPicBulletId="2">
    <w:pict>
      <v:shape id="_x0000_i1027" type="#_x0000_t75" alt="Marker outline" style="width:5.4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" o:bullet="t">
        <v:imagedata r:id="rId3" o:title="" cropleft="-25941f" cropright="-.375"/>
      </v:shape>
    </w:pict>
  </w:numPicBullet>
  <w:numPicBullet w:numPicBulletId="3">
    <w:pict>
      <v:shape id="_x0000_i1028" type="#_x0000_t75" alt="Brain in head outline" style="width:7.2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" o:bullet="t">
        <v:imagedata r:id="rId4" o:title="" cropleft="-4283f" cropright="-2998f"/>
      </v:shape>
    </w:pict>
  </w:numPicBullet>
  <w:numPicBullet w:numPicBulletId="4">
    <w:pict>
      <v:shape id="_x0000_i1029" type="#_x0000_t75" alt="Excellent with solid fill"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" o:bullet="t">
        <v:imagedata r:id="rId5" o:title=""/>
      </v:shape>
    </w:pict>
  </w:numPicBullet>
  <w:numPicBullet w:numPicBulletId="5">
    <w:pict>
      <v:shape id="_x0000_i1030" type="#_x0000_t75" alt="Body builder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" o:bullet="t">
        <v:imagedata r:id="rId6" o:title=""/>
      </v:shape>
    </w:pict>
  </w:numPicBullet>
  <w:numPicBullet w:numPicBulletId="6">
    <w:pict>
      <v:shape id="_x0000_i1031" type="#_x0000_t75" alt="Daily calendar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" o:bullet="t">
        <v:imagedata r:id="rId7" o:title=""/>
      </v:shape>
    </w:pict>
  </w:numPicBullet>
  <w:numPicBullet w:numPicBulletId="7">
    <w:pict>
      <v:shape id="_x0000_i1032" type="#_x0000_t75" style="width:9pt;height:9pt;visibility:visible;mso-wrap-style:square" o:bullet="t">
        <v:imagedata r:id="rId8" o:title=""/>
      </v:shape>
    </w:pict>
  </w:numPicBullet>
  <w:numPicBullet w:numPicBulletId="8">
    <w:pict>
      <v:shape id="_x0000_i1033" type="#_x0000_t75" alt="Daily calendar outline" style="width:1in;height:1in;visibility:visible;mso-wrap-style:square" o:bullet="t">
        <v:imagedata r:id="rId9" o:title="Daily calendar outline"/>
      </v:shape>
    </w:pict>
  </w:numPicBullet>
  <w:numPicBullet w:numPicBulletId="9">
    <w:pict>
      <v:shape id="_x0000_i1034" type="#_x0000_t75" alt="Diamond outline"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" o:bullet="t">
        <v:imagedata r:id="rId10" o:title=""/>
      </v:shape>
    </w:pict>
  </w:numPicBullet>
  <w:numPicBullet w:numPicBulletId="10">
    <w:pict>
      <v:shape id="_x0000_i1035" type="#_x0000_t75" alt="Diploma outline" style="width:7.2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" o:bullet="t">
        <v:imagedata r:id="rId11" o:title="" croptop="-4891f" cropbottom="-4401f"/>
      </v:shape>
    </w:pict>
  </w:numPicBullet>
  <w:numPicBullet w:numPicBulletId="11">
    <w:pict>
      <v:shape id="_x0000_i1036" type="#_x0000_t75" alt="Diploma outline" style="width:7.2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" o:bullet="t">
        <v:imagedata r:id="rId12" o:title="" croptop="-4891f" cropbottom="-4401f"/>
      </v:shape>
    </w:pict>
  </w:numPicBullet>
  <w:numPicBullet w:numPicBulletId="12">
    <w:pict>
      <v:shape id="_x0000_i1037" type="#_x0000_t75" alt="Diploma with solid fill" style="width:9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" o:bullet="t">
        <v:imagedata r:id="rId13" o:title="" croptop="-4283f" cropbottom="-2998f"/>
      </v:shape>
    </w:pict>
  </w:numPicBullet>
  <w:numPicBullet w:numPicBulletId="13">
    <w:pict>
      <v:shape id="_x0000_i1038" type="#_x0000_t75" alt="Lights On with solid fill"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" o:bullet="t">
        <v:imagedata r:id="rId14" o:title=""/>
      </v:shape>
    </w:pict>
  </w:numPicBullet>
  <w:numPicBullet w:numPicBulletId="14">
    <w:pict>
      <v:shape id="_x0000_i1039" type="#_x0000_t75" alt="Internet Of Things with solid fill" style="width:9pt;height:9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" o:bullet="t">
        <v:imagedata r:id="rId15" o:title=""/>
      </v:shape>
    </w:pict>
  </w:numPicBullet>
  <w:numPicBullet w:numPicBulletId="15">
    <w:pict>
      <v:shape id="_x0000_i1040" type="#_x0000_t75" alt="Graduation cap with solid fill" style="width:9pt;height:7.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" o:bullet="t">
        <v:imagedata r:id="rId16" o:title="" croptop="-9224f" cropbottom="-7767f"/>
      </v:shape>
    </w:pict>
  </w:numPicBullet>
  <w:abstractNum w:abstractNumId="0" w15:restartNumberingAfterBreak="0">
    <w:nsid w:val="028A196E"/>
    <w:multiLevelType w:val="hybridMultilevel"/>
    <w:tmpl w:val="8A8A3AA4"/>
    <w:lvl w:ilvl="0" w:tplc="0AB6542A">
      <w:start w:val="1"/>
      <w:numFmt w:val="bullet"/>
      <w:lvlText w:val=""/>
      <w:lvlJc w:val="left"/>
      <w:pPr>
        <w:tabs>
          <w:tab w:val="num" w:pos="720"/>
        </w:tabs>
        <w:ind w:left="360" w:hanging="360"/>
      </w:pPr>
      <w:rPr>
        <w:rFonts w:ascii="Symbol" w:hAnsi="Symbol" w:hint="default"/>
      </w:rPr>
    </w:lvl>
    <w:lvl w:ilvl="1" w:tplc="5E28806C">
      <w:numFmt w:val="decimal"/>
      <w:lvlText w:val=""/>
      <w:lvlJc w:val="left"/>
    </w:lvl>
    <w:lvl w:ilvl="2" w:tplc="39B8B3A8">
      <w:numFmt w:val="decimal"/>
      <w:lvlText w:val=""/>
      <w:lvlJc w:val="left"/>
    </w:lvl>
    <w:lvl w:ilvl="3" w:tplc="EAF0BEEE">
      <w:numFmt w:val="decimal"/>
      <w:lvlText w:val=""/>
      <w:lvlJc w:val="left"/>
    </w:lvl>
    <w:lvl w:ilvl="4" w:tplc="51B6439A">
      <w:numFmt w:val="decimal"/>
      <w:lvlText w:val=""/>
      <w:lvlJc w:val="left"/>
    </w:lvl>
    <w:lvl w:ilvl="5" w:tplc="CB88B5CE">
      <w:numFmt w:val="decimal"/>
      <w:lvlText w:val=""/>
      <w:lvlJc w:val="left"/>
    </w:lvl>
    <w:lvl w:ilvl="6" w:tplc="3654C132">
      <w:numFmt w:val="decimal"/>
      <w:lvlText w:val=""/>
      <w:lvlJc w:val="left"/>
    </w:lvl>
    <w:lvl w:ilvl="7" w:tplc="1152EB8C">
      <w:numFmt w:val="decimal"/>
      <w:lvlText w:val=""/>
      <w:lvlJc w:val="left"/>
    </w:lvl>
    <w:lvl w:ilvl="8" w:tplc="DE086ED6">
      <w:numFmt w:val="decimal"/>
      <w:lvlText w:val=""/>
      <w:lvlJc w:val="left"/>
    </w:lvl>
  </w:abstractNum>
  <w:abstractNum w:abstractNumId="1" w15:restartNumberingAfterBreak="0">
    <w:nsid w:val="09955962"/>
    <w:multiLevelType w:val="hybridMultilevel"/>
    <w:tmpl w:val="A9444688"/>
    <w:lvl w:ilvl="0" w:tplc="2FE6E6EA">
      <w:start w:val="1"/>
      <w:numFmt w:val="bullet"/>
      <w:lvlText w:val=""/>
      <w:lvlPicBulletId w:val="3"/>
      <w:lvlJc w:val="left"/>
      <w:pPr>
        <w:tabs>
          <w:tab w:val="num" w:pos="720"/>
        </w:tabs>
        <w:ind w:left="720" w:hanging="360"/>
      </w:pPr>
      <w:rPr>
        <w:rFonts w:ascii="Symbol" w:hAnsi="Symbol" w:hint="default"/>
      </w:rPr>
    </w:lvl>
    <w:lvl w:ilvl="1" w:tplc="51E40FA8" w:tentative="1">
      <w:start w:val="1"/>
      <w:numFmt w:val="bullet"/>
      <w:lvlText w:val=""/>
      <w:lvlJc w:val="left"/>
      <w:pPr>
        <w:tabs>
          <w:tab w:val="num" w:pos="1440"/>
        </w:tabs>
        <w:ind w:left="1440" w:hanging="360"/>
      </w:pPr>
      <w:rPr>
        <w:rFonts w:ascii="Symbol" w:hAnsi="Symbol" w:hint="default"/>
      </w:rPr>
    </w:lvl>
    <w:lvl w:ilvl="2" w:tplc="F5BE04C0" w:tentative="1">
      <w:start w:val="1"/>
      <w:numFmt w:val="bullet"/>
      <w:lvlText w:val=""/>
      <w:lvlJc w:val="left"/>
      <w:pPr>
        <w:tabs>
          <w:tab w:val="num" w:pos="2160"/>
        </w:tabs>
        <w:ind w:left="2160" w:hanging="360"/>
      </w:pPr>
      <w:rPr>
        <w:rFonts w:ascii="Symbol" w:hAnsi="Symbol" w:hint="default"/>
      </w:rPr>
    </w:lvl>
    <w:lvl w:ilvl="3" w:tplc="B946208C" w:tentative="1">
      <w:start w:val="1"/>
      <w:numFmt w:val="bullet"/>
      <w:lvlText w:val=""/>
      <w:lvlJc w:val="left"/>
      <w:pPr>
        <w:tabs>
          <w:tab w:val="num" w:pos="2880"/>
        </w:tabs>
        <w:ind w:left="2880" w:hanging="360"/>
      </w:pPr>
      <w:rPr>
        <w:rFonts w:ascii="Symbol" w:hAnsi="Symbol" w:hint="default"/>
      </w:rPr>
    </w:lvl>
    <w:lvl w:ilvl="4" w:tplc="06904404" w:tentative="1">
      <w:start w:val="1"/>
      <w:numFmt w:val="bullet"/>
      <w:lvlText w:val=""/>
      <w:lvlJc w:val="left"/>
      <w:pPr>
        <w:tabs>
          <w:tab w:val="num" w:pos="3600"/>
        </w:tabs>
        <w:ind w:left="3600" w:hanging="360"/>
      </w:pPr>
      <w:rPr>
        <w:rFonts w:ascii="Symbol" w:hAnsi="Symbol" w:hint="default"/>
      </w:rPr>
    </w:lvl>
    <w:lvl w:ilvl="5" w:tplc="A8A08A7A" w:tentative="1">
      <w:start w:val="1"/>
      <w:numFmt w:val="bullet"/>
      <w:lvlText w:val=""/>
      <w:lvlJc w:val="left"/>
      <w:pPr>
        <w:tabs>
          <w:tab w:val="num" w:pos="4320"/>
        </w:tabs>
        <w:ind w:left="4320" w:hanging="360"/>
      </w:pPr>
      <w:rPr>
        <w:rFonts w:ascii="Symbol" w:hAnsi="Symbol" w:hint="default"/>
      </w:rPr>
    </w:lvl>
    <w:lvl w:ilvl="6" w:tplc="0A440ECC" w:tentative="1">
      <w:start w:val="1"/>
      <w:numFmt w:val="bullet"/>
      <w:lvlText w:val=""/>
      <w:lvlJc w:val="left"/>
      <w:pPr>
        <w:tabs>
          <w:tab w:val="num" w:pos="5040"/>
        </w:tabs>
        <w:ind w:left="5040" w:hanging="360"/>
      </w:pPr>
      <w:rPr>
        <w:rFonts w:ascii="Symbol" w:hAnsi="Symbol" w:hint="default"/>
      </w:rPr>
    </w:lvl>
    <w:lvl w:ilvl="7" w:tplc="2696CCF0" w:tentative="1">
      <w:start w:val="1"/>
      <w:numFmt w:val="bullet"/>
      <w:lvlText w:val=""/>
      <w:lvlJc w:val="left"/>
      <w:pPr>
        <w:tabs>
          <w:tab w:val="num" w:pos="5760"/>
        </w:tabs>
        <w:ind w:left="5760" w:hanging="360"/>
      </w:pPr>
      <w:rPr>
        <w:rFonts w:ascii="Symbol" w:hAnsi="Symbol" w:hint="default"/>
      </w:rPr>
    </w:lvl>
    <w:lvl w:ilvl="8" w:tplc="A7A267F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C6A73BA"/>
    <w:multiLevelType w:val="multilevel"/>
    <w:tmpl w:val="D00294B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E7E3CA8"/>
    <w:multiLevelType w:val="hybridMultilevel"/>
    <w:tmpl w:val="8084C394"/>
    <w:lvl w:ilvl="0" w:tplc="A5B6D304">
      <w:start w:val="1"/>
      <w:numFmt w:val="bullet"/>
      <w:lvlText w:val=""/>
      <w:lvlJc w:val="left"/>
      <w:pPr>
        <w:tabs>
          <w:tab w:val="num" w:pos="1080"/>
        </w:tabs>
        <w:ind w:left="720" w:hanging="360"/>
      </w:pPr>
      <w:rPr>
        <w:rFonts w:ascii="Symbol" w:hAnsi="Symbol" w:hint="default"/>
      </w:rPr>
    </w:lvl>
    <w:lvl w:ilvl="1" w:tplc="C22E16AA">
      <w:numFmt w:val="decimal"/>
      <w:lvlText w:val=""/>
      <w:lvlJc w:val="left"/>
    </w:lvl>
    <w:lvl w:ilvl="2" w:tplc="BBD425FC">
      <w:numFmt w:val="decimal"/>
      <w:lvlText w:val=""/>
      <w:lvlJc w:val="left"/>
    </w:lvl>
    <w:lvl w:ilvl="3" w:tplc="BC12A61A">
      <w:numFmt w:val="decimal"/>
      <w:lvlText w:val=""/>
      <w:lvlJc w:val="left"/>
    </w:lvl>
    <w:lvl w:ilvl="4" w:tplc="D20CB67A">
      <w:numFmt w:val="decimal"/>
      <w:lvlText w:val=""/>
      <w:lvlJc w:val="left"/>
    </w:lvl>
    <w:lvl w:ilvl="5" w:tplc="1E0ABD88">
      <w:numFmt w:val="decimal"/>
      <w:lvlText w:val=""/>
      <w:lvlJc w:val="left"/>
    </w:lvl>
    <w:lvl w:ilvl="6" w:tplc="8C648180">
      <w:numFmt w:val="decimal"/>
      <w:lvlText w:val=""/>
      <w:lvlJc w:val="left"/>
    </w:lvl>
    <w:lvl w:ilvl="7" w:tplc="A5D8DF8A">
      <w:numFmt w:val="decimal"/>
      <w:lvlText w:val=""/>
      <w:lvlJc w:val="left"/>
    </w:lvl>
    <w:lvl w:ilvl="8" w:tplc="317E3B96">
      <w:numFmt w:val="decimal"/>
      <w:lvlText w:val=""/>
      <w:lvlJc w:val="left"/>
    </w:lvl>
  </w:abstractNum>
  <w:abstractNum w:abstractNumId="4" w15:restartNumberingAfterBreak="0">
    <w:nsid w:val="0EFA45E1"/>
    <w:multiLevelType w:val="hybridMultilevel"/>
    <w:tmpl w:val="04DCD982"/>
    <w:lvl w:ilvl="0" w:tplc="41862A32">
      <w:start w:val="2000"/>
      <w:numFmt w:val="bullet"/>
      <w:lvlText w:val="-"/>
      <w:lvlJc w:val="left"/>
      <w:pPr>
        <w:ind w:left="360" w:hanging="360"/>
      </w:pPr>
      <w:rPr>
        <w:rFonts w:ascii="Arial" w:eastAsia="Times New Roman" w:hAnsi="Arial" w:cs="Aria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003082F"/>
    <w:multiLevelType w:val="multilevel"/>
    <w:tmpl w:val="3452A1E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5D07995"/>
    <w:multiLevelType w:val="hybridMultilevel"/>
    <w:tmpl w:val="14CC5450"/>
    <w:lvl w:ilvl="0" w:tplc="E56AC53E">
      <w:start w:val="1"/>
      <w:numFmt w:val="bullet"/>
      <w:lvlText w:val=""/>
      <w:lvlPicBulletId w:val="0"/>
      <w:lvlJc w:val="left"/>
      <w:pPr>
        <w:tabs>
          <w:tab w:val="num" w:pos="720"/>
        </w:tabs>
        <w:ind w:left="720" w:hanging="360"/>
      </w:pPr>
      <w:rPr>
        <w:rFonts w:ascii="Symbol" w:hAnsi="Symbol" w:hint="default"/>
      </w:rPr>
    </w:lvl>
    <w:lvl w:ilvl="1" w:tplc="501A4500" w:tentative="1">
      <w:start w:val="1"/>
      <w:numFmt w:val="bullet"/>
      <w:lvlText w:val=""/>
      <w:lvlJc w:val="left"/>
      <w:pPr>
        <w:tabs>
          <w:tab w:val="num" w:pos="1440"/>
        </w:tabs>
        <w:ind w:left="1440" w:hanging="360"/>
      </w:pPr>
      <w:rPr>
        <w:rFonts w:ascii="Symbol" w:hAnsi="Symbol" w:hint="default"/>
      </w:rPr>
    </w:lvl>
    <w:lvl w:ilvl="2" w:tplc="81121D2C" w:tentative="1">
      <w:start w:val="1"/>
      <w:numFmt w:val="bullet"/>
      <w:lvlText w:val=""/>
      <w:lvlJc w:val="left"/>
      <w:pPr>
        <w:tabs>
          <w:tab w:val="num" w:pos="2160"/>
        </w:tabs>
        <w:ind w:left="2160" w:hanging="360"/>
      </w:pPr>
      <w:rPr>
        <w:rFonts w:ascii="Symbol" w:hAnsi="Symbol" w:hint="default"/>
      </w:rPr>
    </w:lvl>
    <w:lvl w:ilvl="3" w:tplc="A47461A0" w:tentative="1">
      <w:start w:val="1"/>
      <w:numFmt w:val="bullet"/>
      <w:lvlText w:val=""/>
      <w:lvlJc w:val="left"/>
      <w:pPr>
        <w:tabs>
          <w:tab w:val="num" w:pos="2880"/>
        </w:tabs>
        <w:ind w:left="2880" w:hanging="360"/>
      </w:pPr>
      <w:rPr>
        <w:rFonts w:ascii="Symbol" w:hAnsi="Symbol" w:hint="default"/>
      </w:rPr>
    </w:lvl>
    <w:lvl w:ilvl="4" w:tplc="B0C284BA" w:tentative="1">
      <w:start w:val="1"/>
      <w:numFmt w:val="bullet"/>
      <w:lvlText w:val=""/>
      <w:lvlJc w:val="left"/>
      <w:pPr>
        <w:tabs>
          <w:tab w:val="num" w:pos="3600"/>
        </w:tabs>
        <w:ind w:left="3600" w:hanging="360"/>
      </w:pPr>
      <w:rPr>
        <w:rFonts w:ascii="Symbol" w:hAnsi="Symbol" w:hint="default"/>
      </w:rPr>
    </w:lvl>
    <w:lvl w:ilvl="5" w:tplc="619C0C06" w:tentative="1">
      <w:start w:val="1"/>
      <w:numFmt w:val="bullet"/>
      <w:lvlText w:val=""/>
      <w:lvlJc w:val="left"/>
      <w:pPr>
        <w:tabs>
          <w:tab w:val="num" w:pos="4320"/>
        </w:tabs>
        <w:ind w:left="4320" w:hanging="360"/>
      </w:pPr>
      <w:rPr>
        <w:rFonts w:ascii="Symbol" w:hAnsi="Symbol" w:hint="default"/>
      </w:rPr>
    </w:lvl>
    <w:lvl w:ilvl="6" w:tplc="C860C8BE" w:tentative="1">
      <w:start w:val="1"/>
      <w:numFmt w:val="bullet"/>
      <w:lvlText w:val=""/>
      <w:lvlJc w:val="left"/>
      <w:pPr>
        <w:tabs>
          <w:tab w:val="num" w:pos="5040"/>
        </w:tabs>
        <w:ind w:left="5040" w:hanging="360"/>
      </w:pPr>
      <w:rPr>
        <w:rFonts w:ascii="Symbol" w:hAnsi="Symbol" w:hint="default"/>
      </w:rPr>
    </w:lvl>
    <w:lvl w:ilvl="7" w:tplc="9C866FFE" w:tentative="1">
      <w:start w:val="1"/>
      <w:numFmt w:val="bullet"/>
      <w:lvlText w:val=""/>
      <w:lvlJc w:val="left"/>
      <w:pPr>
        <w:tabs>
          <w:tab w:val="num" w:pos="5760"/>
        </w:tabs>
        <w:ind w:left="5760" w:hanging="360"/>
      </w:pPr>
      <w:rPr>
        <w:rFonts w:ascii="Symbol" w:hAnsi="Symbol" w:hint="default"/>
      </w:rPr>
    </w:lvl>
    <w:lvl w:ilvl="8" w:tplc="DC18015E"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175E21ED"/>
    <w:multiLevelType w:val="hybridMultilevel"/>
    <w:tmpl w:val="4E4C416E"/>
    <w:lvl w:ilvl="0" w:tplc="ADEA6874">
      <w:start w:val="1"/>
      <w:numFmt w:val="bullet"/>
      <w:lvlText w:val=""/>
      <w:lvlPicBulletId w:val="14"/>
      <w:lvlJc w:val="left"/>
      <w:pPr>
        <w:tabs>
          <w:tab w:val="num" w:pos="360"/>
        </w:tabs>
        <w:ind w:left="360" w:hanging="360"/>
      </w:pPr>
      <w:rPr>
        <w:rFonts w:ascii="Symbol" w:hAnsi="Symbol" w:hint="default"/>
      </w:rPr>
    </w:lvl>
    <w:lvl w:ilvl="1" w:tplc="2F24E860" w:tentative="1">
      <w:start w:val="1"/>
      <w:numFmt w:val="bullet"/>
      <w:lvlText w:val=""/>
      <w:lvlJc w:val="left"/>
      <w:pPr>
        <w:tabs>
          <w:tab w:val="num" w:pos="1080"/>
        </w:tabs>
        <w:ind w:left="1080" w:hanging="360"/>
      </w:pPr>
      <w:rPr>
        <w:rFonts w:ascii="Symbol" w:hAnsi="Symbol" w:hint="default"/>
      </w:rPr>
    </w:lvl>
    <w:lvl w:ilvl="2" w:tplc="620014DC" w:tentative="1">
      <w:start w:val="1"/>
      <w:numFmt w:val="bullet"/>
      <w:lvlText w:val=""/>
      <w:lvlJc w:val="left"/>
      <w:pPr>
        <w:tabs>
          <w:tab w:val="num" w:pos="1800"/>
        </w:tabs>
        <w:ind w:left="1800" w:hanging="360"/>
      </w:pPr>
      <w:rPr>
        <w:rFonts w:ascii="Symbol" w:hAnsi="Symbol" w:hint="default"/>
      </w:rPr>
    </w:lvl>
    <w:lvl w:ilvl="3" w:tplc="98AA3540" w:tentative="1">
      <w:start w:val="1"/>
      <w:numFmt w:val="bullet"/>
      <w:lvlText w:val=""/>
      <w:lvlJc w:val="left"/>
      <w:pPr>
        <w:tabs>
          <w:tab w:val="num" w:pos="2520"/>
        </w:tabs>
        <w:ind w:left="2520" w:hanging="360"/>
      </w:pPr>
      <w:rPr>
        <w:rFonts w:ascii="Symbol" w:hAnsi="Symbol" w:hint="default"/>
      </w:rPr>
    </w:lvl>
    <w:lvl w:ilvl="4" w:tplc="32B81FD6" w:tentative="1">
      <w:start w:val="1"/>
      <w:numFmt w:val="bullet"/>
      <w:lvlText w:val=""/>
      <w:lvlJc w:val="left"/>
      <w:pPr>
        <w:tabs>
          <w:tab w:val="num" w:pos="3240"/>
        </w:tabs>
        <w:ind w:left="3240" w:hanging="360"/>
      </w:pPr>
      <w:rPr>
        <w:rFonts w:ascii="Symbol" w:hAnsi="Symbol" w:hint="default"/>
      </w:rPr>
    </w:lvl>
    <w:lvl w:ilvl="5" w:tplc="9BB4C4A4" w:tentative="1">
      <w:start w:val="1"/>
      <w:numFmt w:val="bullet"/>
      <w:lvlText w:val=""/>
      <w:lvlJc w:val="left"/>
      <w:pPr>
        <w:tabs>
          <w:tab w:val="num" w:pos="3960"/>
        </w:tabs>
        <w:ind w:left="3960" w:hanging="360"/>
      </w:pPr>
      <w:rPr>
        <w:rFonts w:ascii="Symbol" w:hAnsi="Symbol" w:hint="default"/>
      </w:rPr>
    </w:lvl>
    <w:lvl w:ilvl="6" w:tplc="5AA60682" w:tentative="1">
      <w:start w:val="1"/>
      <w:numFmt w:val="bullet"/>
      <w:lvlText w:val=""/>
      <w:lvlJc w:val="left"/>
      <w:pPr>
        <w:tabs>
          <w:tab w:val="num" w:pos="4680"/>
        </w:tabs>
        <w:ind w:left="4680" w:hanging="360"/>
      </w:pPr>
      <w:rPr>
        <w:rFonts w:ascii="Symbol" w:hAnsi="Symbol" w:hint="default"/>
      </w:rPr>
    </w:lvl>
    <w:lvl w:ilvl="7" w:tplc="056C61FE" w:tentative="1">
      <w:start w:val="1"/>
      <w:numFmt w:val="bullet"/>
      <w:lvlText w:val=""/>
      <w:lvlJc w:val="left"/>
      <w:pPr>
        <w:tabs>
          <w:tab w:val="num" w:pos="5400"/>
        </w:tabs>
        <w:ind w:left="5400" w:hanging="360"/>
      </w:pPr>
      <w:rPr>
        <w:rFonts w:ascii="Symbol" w:hAnsi="Symbol" w:hint="default"/>
      </w:rPr>
    </w:lvl>
    <w:lvl w:ilvl="8" w:tplc="D41E2DF4" w:tentative="1">
      <w:start w:val="1"/>
      <w:numFmt w:val="bullet"/>
      <w:lvlText w:val=""/>
      <w:lvlJc w:val="left"/>
      <w:pPr>
        <w:tabs>
          <w:tab w:val="num" w:pos="6120"/>
        </w:tabs>
        <w:ind w:left="6120" w:hanging="360"/>
      </w:pPr>
      <w:rPr>
        <w:rFonts w:ascii="Symbol" w:hAnsi="Symbol" w:hint="default"/>
      </w:rPr>
    </w:lvl>
  </w:abstractNum>
  <w:abstractNum w:abstractNumId="8" w15:restartNumberingAfterBreak="0">
    <w:nsid w:val="19F21701"/>
    <w:multiLevelType w:val="hybridMultilevel"/>
    <w:tmpl w:val="64C8CB54"/>
    <w:lvl w:ilvl="0" w:tplc="0AA230FC">
      <w:start w:val="1"/>
      <w:numFmt w:val="bullet"/>
      <w:lvlText w:val=""/>
      <w:lvlJc w:val="left"/>
      <w:pPr>
        <w:tabs>
          <w:tab w:val="num" w:pos="720"/>
        </w:tabs>
        <w:ind w:left="360" w:hanging="360"/>
      </w:pPr>
      <w:rPr>
        <w:rFonts w:ascii="Symbol" w:hAnsi="Symbol" w:hint="default"/>
      </w:rPr>
    </w:lvl>
    <w:lvl w:ilvl="1" w:tplc="AAE00042">
      <w:numFmt w:val="decimal"/>
      <w:lvlText w:val=""/>
      <w:lvlJc w:val="left"/>
    </w:lvl>
    <w:lvl w:ilvl="2" w:tplc="2BCA61F4">
      <w:numFmt w:val="decimal"/>
      <w:lvlText w:val=""/>
      <w:lvlJc w:val="left"/>
    </w:lvl>
    <w:lvl w:ilvl="3" w:tplc="2DD6DF82">
      <w:numFmt w:val="decimal"/>
      <w:lvlText w:val=""/>
      <w:lvlJc w:val="left"/>
    </w:lvl>
    <w:lvl w:ilvl="4" w:tplc="FCF29772">
      <w:numFmt w:val="decimal"/>
      <w:lvlText w:val=""/>
      <w:lvlJc w:val="left"/>
    </w:lvl>
    <w:lvl w:ilvl="5" w:tplc="96E8E63C">
      <w:numFmt w:val="decimal"/>
      <w:lvlText w:val=""/>
      <w:lvlJc w:val="left"/>
    </w:lvl>
    <w:lvl w:ilvl="6" w:tplc="1FBA64B6">
      <w:numFmt w:val="decimal"/>
      <w:lvlText w:val=""/>
      <w:lvlJc w:val="left"/>
    </w:lvl>
    <w:lvl w:ilvl="7" w:tplc="27901346">
      <w:numFmt w:val="decimal"/>
      <w:lvlText w:val=""/>
      <w:lvlJc w:val="left"/>
    </w:lvl>
    <w:lvl w:ilvl="8" w:tplc="BC2A3516">
      <w:numFmt w:val="decimal"/>
      <w:lvlText w:val=""/>
      <w:lvlJc w:val="left"/>
    </w:lvl>
  </w:abstractNum>
  <w:abstractNum w:abstractNumId="9" w15:restartNumberingAfterBreak="0">
    <w:nsid w:val="1AB6011D"/>
    <w:multiLevelType w:val="hybridMultilevel"/>
    <w:tmpl w:val="BFFCA0C0"/>
    <w:lvl w:ilvl="0" w:tplc="68F88BAA">
      <w:start w:val="1"/>
      <w:numFmt w:val="bullet"/>
      <w:lvlText w:val=""/>
      <w:lvlJc w:val="left"/>
      <w:pPr>
        <w:tabs>
          <w:tab w:val="num" w:pos="720"/>
        </w:tabs>
        <w:ind w:left="360" w:hanging="360"/>
      </w:pPr>
      <w:rPr>
        <w:rFonts w:ascii="Symbol" w:hAnsi="Symbol" w:hint="default"/>
      </w:rPr>
    </w:lvl>
    <w:lvl w:ilvl="1" w:tplc="77C64B14">
      <w:numFmt w:val="decimal"/>
      <w:lvlText w:val=""/>
      <w:lvlJc w:val="left"/>
    </w:lvl>
    <w:lvl w:ilvl="2" w:tplc="99C6EA7A">
      <w:numFmt w:val="decimal"/>
      <w:lvlText w:val=""/>
      <w:lvlJc w:val="left"/>
    </w:lvl>
    <w:lvl w:ilvl="3" w:tplc="E6144CEE">
      <w:numFmt w:val="decimal"/>
      <w:lvlText w:val=""/>
      <w:lvlJc w:val="left"/>
    </w:lvl>
    <w:lvl w:ilvl="4" w:tplc="C8B8E9B8">
      <w:numFmt w:val="decimal"/>
      <w:lvlText w:val=""/>
      <w:lvlJc w:val="left"/>
    </w:lvl>
    <w:lvl w:ilvl="5" w:tplc="D8DAB326">
      <w:numFmt w:val="decimal"/>
      <w:lvlText w:val=""/>
      <w:lvlJc w:val="left"/>
    </w:lvl>
    <w:lvl w:ilvl="6" w:tplc="54522350">
      <w:numFmt w:val="decimal"/>
      <w:lvlText w:val=""/>
      <w:lvlJc w:val="left"/>
    </w:lvl>
    <w:lvl w:ilvl="7" w:tplc="37B46720">
      <w:numFmt w:val="decimal"/>
      <w:lvlText w:val=""/>
      <w:lvlJc w:val="left"/>
    </w:lvl>
    <w:lvl w:ilvl="8" w:tplc="A5E611E2">
      <w:numFmt w:val="decimal"/>
      <w:lvlText w:val=""/>
      <w:lvlJc w:val="left"/>
    </w:lvl>
  </w:abstractNum>
  <w:abstractNum w:abstractNumId="10" w15:restartNumberingAfterBreak="0">
    <w:nsid w:val="27B61ADC"/>
    <w:multiLevelType w:val="hybridMultilevel"/>
    <w:tmpl w:val="05F4B5FE"/>
    <w:lvl w:ilvl="0" w:tplc="55C4D018">
      <w:start w:val="1"/>
      <w:numFmt w:val="bullet"/>
      <w:lvlText w:val=""/>
      <w:lvlPicBulletId w:val="4"/>
      <w:lvlJc w:val="left"/>
      <w:pPr>
        <w:tabs>
          <w:tab w:val="num" w:pos="360"/>
        </w:tabs>
        <w:ind w:left="360" w:hanging="360"/>
      </w:pPr>
      <w:rPr>
        <w:rFonts w:ascii="Symbol" w:hAnsi="Symbol" w:hint="default"/>
        <w:sz w:val="22"/>
        <w:szCs w:val="22"/>
      </w:rPr>
    </w:lvl>
    <w:lvl w:ilvl="1" w:tplc="42A6364C" w:tentative="1">
      <w:start w:val="1"/>
      <w:numFmt w:val="bullet"/>
      <w:lvlText w:val=""/>
      <w:lvlJc w:val="left"/>
      <w:pPr>
        <w:tabs>
          <w:tab w:val="num" w:pos="1080"/>
        </w:tabs>
        <w:ind w:left="1080" w:hanging="360"/>
      </w:pPr>
      <w:rPr>
        <w:rFonts w:ascii="Symbol" w:hAnsi="Symbol" w:hint="default"/>
      </w:rPr>
    </w:lvl>
    <w:lvl w:ilvl="2" w:tplc="6BDAE5B2" w:tentative="1">
      <w:start w:val="1"/>
      <w:numFmt w:val="bullet"/>
      <w:lvlText w:val=""/>
      <w:lvlJc w:val="left"/>
      <w:pPr>
        <w:tabs>
          <w:tab w:val="num" w:pos="1800"/>
        </w:tabs>
        <w:ind w:left="1800" w:hanging="360"/>
      </w:pPr>
      <w:rPr>
        <w:rFonts w:ascii="Symbol" w:hAnsi="Symbol" w:hint="default"/>
      </w:rPr>
    </w:lvl>
    <w:lvl w:ilvl="3" w:tplc="98627712" w:tentative="1">
      <w:start w:val="1"/>
      <w:numFmt w:val="bullet"/>
      <w:lvlText w:val=""/>
      <w:lvlJc w:val="left"/>
      <w:pPr>
        <w:tabs>
          <w:tab w:val="num" w:pos="2520"/>
        </w:tabs>
        <w:ind w:left="2520" w:hanging="360"/>
      </w:pPr>
      <w:rPr>
        <w:rFonts w:ascii="Symbol" w:hAnsi="Symbol" w:hint="default"/>
      </w:rPr>
    </w:lvl>
    <w:lvl w:ilvl="4" w:tplc="637C101C" w:tentative="1">
      <w:start w:val="1"/>
      <w:numFmt w:val="bullet"/>
      <w:lvlText w:val=""/>
      <w:lvlJc w:val="left"/>
      <w:pPr>
        <w:tabs>
          <w:tab w:val="num" w:pos="3240"/>
        </w:tabs>
        <w:ind w:left="3240" w:hanging="360"/>
      </w:pPr>
      <w:rPr>
        <w:rFonts w:ascii="Symbol" w:hAnsi="Symbol" w:hint="default"/>
      </w:rPr>
    </w:lvl>
    <w:lvl w:ilvl="5" w:tplc="43CEB0AE" w:tentative="1">
      <w:start w:val="1"/>
      <w:numFmt w:val="bullet"/>
      <w:lvlText w:val=""/>
      <w:lvlJc w:val="left"/>
      <w:pPr>
        <w:tabs>
          <w:tab w:val="num" w:pos="3960"/>
        </w:tabs>
        <w:ind w:left="3960" w:hanging="360"/>
      </w:pPr>
      <w:rPr>
        <w:rFonts w:ascii="Symbol" w:hAnsi="Symbol" w:hint="default"/>
      </w:rPr>
    </w:lvl>
    <w:lvl w:ilvl="6" w:tplc="A296E78E" w:tentative="1">
      <w:start w:val="1"/>
      <w:numFmt w:val="bullet"/>
      <w:lvlText w:val=""/>
      <w:lvlJc w:val="left"/>
      <w:pPr>
        <w:tabs>
          <w:tab w:val="num" w:pos="4680"/>
        </w:tabs>
        <w:ind w:left="4680" w:hanging="360"/>
      </w:pPr>
      <w:rPr>
        <w:rFonts w:ascii="Symbol" w:hAnsi="Symbol" w:hint="default"/>
      </w:rPr>
    </w:lvl>
    <w:lvl w:ilvl="7" w:tplc="D0FE41A2" w:tentative="1">
      <w:start w:val="1"/>
      <w:numFmt w:val="bullet"/>
      <w:lvlText w:val=""/>
      <w:lvlJc w:val="left"/>
      <w:pPr>
        <w:tabs>
          <w:tab w:val="num" w:pos="5400"/>
        </w:tabs>
        <w:ind w:left="5400" w:hanging="360"/>
      </w:pPr>
      <w:rPr>
        <w:rFonts w:ascii="Symbol" w:hAnsi="Symbol" w:hint="default"/>
      </w:rPr>
    </w:lvl>
    <w:lvl w:ilvl="8" w:tplc="58366DCE" w:tentative="1">
      <w:start w:val="1"/>
      <w:numFmt w:val="bullet"/>
      <w:lvlText w:val=""/>
      <w:lvlJc w:val="left"/>
      <w:pPr>
        <w:tabs>
          <w:tab w:val="num" w:pos="6120"/>
        </w:tabs>
        <w:ind w:left="6120" w:hanging="360"/>
      </w:pPr>
      <w:rPr>
        <w:rFonts w:ascii="Symbol" w:hAnsi="Symbol" w:hint="default"/>
      </w:rPr>
    </w:lvl>
  </w:abstractNum>
  <w:abstractNum w:abstractNumId="11" w15:restartNumberingAfterBreak="0">
    <w:nsid w:val="27F63D4D"/>
    <w:multiLevelType w:val="multilevel"/>
    <w:tmpl w:val="0C42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93673A"/>
    <w:multiLevelType w:val="hybridMultilevel"/>
    <w:tmpl w:val="CFFEF642"/>
    <w:lvl w:ilvl="0" w:tplc="D6B45CA8">
      <w:numFmt w:val="bullet"/>
      <w:lvlText w:val="-"/>
      <w:lvlJc w:val="left"/>
      <w:pPr>
        <w:ind w:left="360" w:hanging="360"/>
      </w:pPr>
      <w:rPr>
        <w:rFonts w:ascii="Arial" w:eastAsia="Times New Roman" w:hAnsi="Arial" w:cs="Arial" w:hint="default"/>
        <w:b w:val="0"/>
        <w:bCs w:val="0"/>
        <w:sz w:val="18"/>
        <w:szCs w:val="1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4945116"/>
    <w:multiLevelType w:val="hybridMultilevel"/>
    <w:tmpl w:val="208AA46C"/>
    <w:lvl w:ilvl="0" w:tplc="41DE7810">
      <w:numFmt w:val="bullet"/>
      <w:lvlText w:val="-"/>
      <w:lvlJc w:val="left"/>
      <w:pPr>
        <w:ind w:left="360" w:hanging="360"/>
      </w:pPr>
      <w:rPr>
        <w:rFonts w:ascii="Arial" w:eastAsia="Times New Roman" w:hAnsi="Arial" w:cs="Arial" w:hint="default"/>
        <w:b w:val="0"/>
        <w:bCs w:val="0"/>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9803100"/>
    <w:multiLevelType w:val="hybridMultilevel"/>
    <w:tmpl w:val="FE7EBB0E"/>
    <w:lvl w:ilvl="0" w:tplc="B596ECD2">
      <w:start w:val="1"/>
      <w:numFmt w:val="bullet"/>
      <w:lvlText w:val=""/>
      <w:lvlJc w:val="left"/>
      <w:pPr>
        <w:tabs>
          <w:tab w:val="num" w:pos="720"/>
        </w:tabs>
        <w:ind w:left="360" w:hanging="360"/>
      </w:pPr>
      <w:rPr>
        <w:rFonts w:ascii="Symbol" w:hAnsi="Symbol" w:hint="default"/>
      </w:rPr>
    </w:lvl>
    <w:lvl w:ilvl="1" w:tplc="B39A9B36">
      <w:numFmt w:val="decimal"/>
      <w:lvlText w:val=""/>
      <w:lvlJc w:val="left"/>
    </w:lvl>
    <w:lvl w:ilvl="2" w:tplc="E132BA0E">
      <w:numFmt w:val="decimal"/>
      <w:lvlText w:val=""/>
      <w:lvlJc w:val="left"/>
    </w:lvl>
    <w:lvl w:ilvl="3" w:tplc="2E049B88">
      <w:numFmt w:val="decimal"/>
      <w:lvlText w:val=""/>
      <w:lvlJc w:val="left"/>
    </w:lvl>
    <w:lvl w:ilvl="4" w:tplc="1AB62E8E">
      <w:numFmt w:val="decimal"/>
      <w:lvlText w:val=""/>
      <w:lvlJc w:val="left"/>
    </w:lvl>
    <w:lvl w:ilvl="5" w:tplc="72326BC4">
      <w:numFmt w:val="decimal"/>
      <w:lvlText w:val=""/>
      <w:lvlJc w:val="left"/>
    </w:lvl>
    <w:lvl w:ilvl="6" w:tplc="A88A211C">
      <w:numFmt w:val="decimal"/>
      <w:lvlText w:val=""/>
      <w:lvlJc w:val="left"/>
    </w:lvl>
    <w:lvl w:ilvl="7" w:tplc="98928C52">
      <w:numFmt w:val="decimal"/>
      <w:lvlText w:val=""/>
      <w:lvlJc w:val="left"/>
    </w:lvl>
    <w:lvl w:ilvl="8" w:tplc="C38C8584">
      <w:numFmt w:val="decimal"/>
      <w:lvlText w:val=""/>
      <w:lvlJc w:val="left"/>
    </w:lvl>
  </w:abstractNum>
  <w:abstractNum w:abstractNumId="15" w15:restartNumberingAfterBreak="0">
    <w:nsid w:val="3C733AC2"/>
    <w:multiLevelType w:val="hybridMultilevel"/>
    <w:tmpl w:val="C16E0C3C"/>
    <w:lvl w:ilvl="0" w:tplc="B0ECE002">
      <w:start w:val="1"/>
      <w:numFmt w:val="bullet"/>
      <w:lvlText w:val=""/>
      <w:lvlPicBulletId w:val="6"/>
      <w:lvlJc w:val="left"/>
      <w:pPr>
        <w:tabs>
          <w:tab w:val="num" w:pos="720"/>
        </w:tabs>
        <w:ind w:left="720" w:hanging="360"/>
      </w:pPr>
      <w:rPr>
        <w:rFonts w:ascii="Symbol" w:hAnsi="Symbol" w:hint="default"/>
      </w:rPr>
    </w:lvl>
    <w:lvl w:ilvl="1" w:tplc="69A09B3E" w:tentative="1">
      <w:start w:val="1"/>
      <w:numFmt w:val="bullet"/>
      <w:lvlText w:val=""/>
      <w:lvlJc w:val="left"/>
      <w:pPr>
        <w:tabs>
          <w:tab w:val="num" w:pos="1440"/>
        </w:tabs>
        <w:ind w:left="1440" w:hanging="360"/>
      </w:pPr>
      <w:rPr>
        <w:rFonts w:ascii="Symbol" w:hAnsi="Symbol" w:hint="default"/>
      </w:rPr>
    </w:lvl>
    <w:lvl w:ilvl="2" w:tplc="4000C01E" w:tentative="1">
      <w:start w:val="1"/>
      <w:numFmt w:val="bullet"/>
      <w:lvlText w:val=""/>
      <w:lvlJc w:val="left"/>
      <w:pPr>
        <w:tabs>
          <w:tab w:val="num" w:pos="2160"/>
        </w:tabs>
        <w:ind w:left="2160" w:hanging="360"/>
      </w:pPr>
      <w:rPr>
        <w:rFonts w:ascii="Symbol" w:hAnsi="Symbol" w:hint="default"/>
      </w:rPr>
    </w:lvl>
    <w:lvl w:ilvl="3" w:tplc="C9DA62EA" w:tentative="1">
      <w:start w:val="1"/>
      <w:numFmt w:val="bullet"/>
      <w:lvlText w:val=""/>
      <w:lvlJc w:val="left"/>
      <w:pPr>
        <w:tabs>
          <w:tab w:val="num" w:pos="2880"/>
        </w:tabs>
        <w:ind w:left="2880" w:hanging="360"/>
      </w:pPr>
      <w:rPr>
        <w:rFonts w:ascii="Symbol" w:hAnsi="Symbol" w:hint="default"/>
      </w:rPr>
    </w:lvl>
    <w:lvl w:ilvl="4" w:tplc="FFBEB792" w:tentative="1">
      <w:start w:val="1"/>
      <w:numFmt w:val="bullet"/>
      <w:lvlText w:val=""/>
      <w:lvlJc w:val="left"/>
      <w:pPr>
        <w:tabs>
          <w:tab w:val="num" w:pos="3600"/>
        </w:tabs>
        <w:ind w:left="3600" w:hanging="360"/>
      </w:pPr>
      <w:rPr>
        <w:rFonts w:ascii="Symbol" w:hAnsi="Symbol" w:hint="default"/>
      </w:rPr>
    </w:lvl>
    <w:lvl w:ilvl="5" w:tplc="E4D8C4E4" w:tentative="1">
      <w:start w:val="1"/>
      <w:numFmt w:val="bullet"/>
      <w:lvlText w:val=""/>
      <w:lvlJc w:val="left"/>
      <w:pPr>
        <w:tabs>
          <w:tab w:val="num" w:pos="4320"/>
        </w:tabs>
        <w:ind w:left="4320" w:hanging="360"/>
      </w:pPr>
      <w:rPr>
        <w:rFonts w:ascii="Symbol" w:hAnsi="Symbol" w:hint="default"/>
      </w:rPr>
    </w:lvl>
    <w:lvl w:ilvl="6" w:tplc="ED1E2798" w:tentative="1">
      <w:start w:val="1"/>
      <w:numFmt w:val="bullet"/>
      <w:lvlText w:val=""/>
      <w:lvlJc w:val="left"/>
      <w:pPr>
        <w:tabs>
          <w:tab w:val="num" w:pos="5040"/>
        </w:tabs>
        <w:ind w:left="5040" w:hanging="360"/>
      </w:pPr>
      <w:rPr>
        <w:rFonts w:ascii="Symbol" w:hAnsi="Symbol" w:hint="default"/>
      </w:rPr>
    </w:lvl>
    <w:lvl w:ilvl="7" w:tplc="79CE6550" w:tentative="1">
      <w:start w:val="1"/>
      <w:numFmt w:val="bullet"/>
      <w:lvlText w:val=""/>
      <w:lvlJc w:val="left"/>
      <w:pPr>
        <w:tabs>
          <w:tab w:val="num" w:pos="5760"/>
        </w:tabs>
        <w:ind w:left="5760" w:hanging="360"/>
      </w:pPr>
      <w:rPr>
        <w:rFonts w:ascii="Symbol" w:hAnsi="Symbol" w:hint="default"/>
      </w:rPr>
    </w:lvl>
    <w:lvl w:ilvl="8" w:tplc="04DCB60C"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3ED82CA4"/>
    <w:multiLevelType w:val="hybridMultilevel"/>
    <w:tmpl w:val="1F9C1C78"/>
    <w:lvl w:ilvl="0" w:tplc="8FE499DC">
      <w:start w:val="1"/>
      <w:numFmt w:val="bullet"/>
      <w:lvlText w:val=""/>
      <w:lvlPicBulletId w:val="2"/>
      <w:lvlJc w:val="left"/>
      <w:pPr>
        <w:tabs>
          <w:tab w:val="num" w:pos="720"/>
        </w:tabs>
        <w:ind w:left="720" w:hanging="360"/>
      </w:pPr>
      <w:rPr>
        <w:rFonts w:ascii="Symbol" w:hAnsi="Symbol" w:hint="default"/>
      </w:rPr>
    </w:lvl>
    <w:lvl w:ilvl="1" w:tplc="F3E09EEA" w:tentative="1">
      <w:start w:val="1"/>
      <w:numFmt w:val="bullet"/>
      <w:lvlText w:val=""/>
      <w:lvlJc w:val="left"/>
      <w:pPr>
        <w:tabs>
          <w:tab w:val="num" w:pos="1440"/>
        </w:tabs>
        <w:ind w:left="1440" w:hanging="360"/>
      </w:pPr>
      <w:rPr>
        <w:rFonts w:ascii="Symbol" w:hAnsi="Symbol" w:hint="default"/>
      </w:rPr>
    </w:lvl>
    <w:lvl w:ilvl="2" w:tplc="24D09012" w:tentative="1">
      <w:start w:val="1"/>
      <w:numFmt w:val="bullet"/>
      <w:lvlText w:val=""/>
      <w:lvlJc w:val="left"/>
      <w:pPr>
        <w:tabs>
          <w:tab w:val="num" w:pos="2160"/>
        </w:tabs>
        <w:ind w:left="2160" w:hanging="360"/>
      </w:pPr>
      <w:rPr>
        <w:rFonts w:ascii="Symbol" w:hAnsi="Symbol" w:hint="default"/>
      </w:rPr>
    </w:lvl>
    <w:lvl w:ilvl="3" w:tplc="776E5D28" w:tentative="1">
      <w:start w:val="1"/>
      <w:numFmt w:val="bullet"/>
      <w:lvlText w:val=""/>
      <w:lvlJc w:val="left"/>
      <w:pPr>
        <w:tabs>
          <w:tab w:val="num" w:pos="2880"/>
        </w:tabs>
        <w:ind w:left="2880" w:hanging="360"/>
      </w:pPr>
      <w:rPr>
        <w:rFonts w:ascii="Symbol" w:hAnsi="Symbol" w:hint="default"/>
      </w:rPr>
    </w:lvl>
    <w:lvl w:ilvl="4" w:tplc="2548BF20" w:tentative="1">
      <w:start w:val="1"/>
      <w:numFmt w:val="bullet"/>
      <w:lvlText w:val=""/>
      <w:lvlJc w:val="left"/>
      <w:pPr>
        <w:tabs>
          <w:tab w:val="num" w:pos="3600"/>
        </w:tabs>
        <w:ind w:left="3600" w:hanging="360"/>
      </w:pPr>
      <w:rPr>
        <w:rFonts w:ascii="Symbol" w:hAnsi="Symbol" w:hint="default"/>
      </w:rPr>
    </w:lvl>
    <w:lvl w:ilvl="5" w:tplc="D2CC99B8" w:tentative="1">
      <w:start w:val="1"/>
      <w:numFmt w:val="bullet"/>
      <w:lvlText w:val=""/>
      <w:lvlJc w:val="left"/>
      <w:pPr>
        <w:tabs>
          <w:tab w:val="num" w:pos="4320"/>
        </w:tabs>
        <w:ind w:left="4320" w:hanging="360"/>
      </w:pPr>
      <w:rPr>
        <w:rFonts w:ascii="Symbol" w:hAnsi="Symbol" w:hint="default"/>
      </w:rPr>
    </w:lvl>
    <w:lvl w:ilvl="6" w:tplc="98BE490A" w:tentative="1">
      <w:start w:val="1"/>
      <w:numFmt w:val="bullet"/>
      <w:lvlText w:val=""/>
      <w:lvlJc w:val="left"/>
      <w:pPr>
        <w:tabs>
          <w:tab w:val="num" w:pos="5040"/>
        </w:tabs>
        <w:ind w:left="5040" w:hanging="360"/>
      </w:pPr>
      <w:rPr>
        <w:rFonts w:ascii="Symbol" w:hAnsi="Symbol" w:hint="default"/>
      </w:rPr>
    </w:lvl>
    <w:lvl w:ilvl="7" w:tplc="8CC60A36" w:tentative="1">
      <w:start w:val="1"/>
      <w:numFmt w:val="bullet"/>
      <w:lvlText w:val=""/>
      <w:lvlJc w:val="left"/>
      <w:pPr>
        <w:tabs>
          <w:tab w:val="num" w:pos="5760"/>
        </w:tabs>
        <w:ind w:left="5760" w:hanging="360"/>
      </w:pPr>
      <w:rPr>
        <w:rFonts w:ascii="Symbol" w:hAnsi="Symbol" w:hint="default"/>
      </w:rPr>
    </w:lvl>
    <w:lvl w:ilvl="8" w:tplc="13F4D382"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40DB5D16"/>
    <w:multiLevelType w:val="multilevel"/>
    <w:tmpl w:val="0088B92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49EB1182"/>
    <w:multiLevelType w:val="hybridMultilevel"/>
    <w:tmpl w:val="D1E60392"/>
    <w:lvl w:ilvl="0" w:tplc="4B36A518">
      <w:start w:val="1"/>
      <w:numFmt w:val="bullet"/>
      <w:lvlText w:val=""/>
      <w:lvlPicBulletId w:val="6"/>
      <w:lvlJc w:val="left"/>
      <w:pPr>
        <w:tabs>
          <w:tab w:val="num" w:pos="720"/>
        </w:tabs>
        <w:ind w:left="720" w:hanging="360"/>
      </w:pPr>
      <w:rPr>
        <w:rFonts w:ascii="Symbol" w:hAnsi="Symbol" w:hint="default"/>
      </w:rPr>
    </w:lvl>
    <w:lvl w:ilvl="1" w:tplc="0D606D08" w:tentative="1">
      <w:start w:val="1"/>
      <w:numFmt w:val="bullet"/>
      <w:lvlText w:val=""/>
      <w:lvlJc w:val="left"/>
      <w:pPr>
        <w:tabs>
          <w:tab w:val="num" w:pos="1440"/>
        </w:tabs>
        <w:ind w:left="1440" w:hanging="360"/>
      </w:pPr>
      <w:rPr>
        <w:rFonts w:ascii="Symbol" w:hAnsi="Symbol" w:hint="default"/>
      </w:rPr>
    </w:lvl>
    <w:lvl w:ilvl="2" w:tplc="3F4808AC" w:tentative="1">
      <w:start w:val="1"/>
      <w:numFmt w:val="bullet"/>
      <w:lvlText w:val=""/>
      <w:lvlJc w:val="left"/>
      <w:pPr>
        <w:tabs>
          <w:tab w:val="num" w:pos="2160"/>
        </w:tabs>
        <w:ind w:left="2160" w:hanging="360"/>
      </w:pPr>
      <w:rPr>
        <w:rFonts w:ascii="Symbol" w:hAnsi="Symbol" w:hint="default"/>
      </w:rPr>
    </w:lvl>
    <w:lvl w:ilvl="3" w:tplc="FAD2EF52" w:tentative="1">
      <w:start w:val="1"/>
      <w:numFmt w:val="bullet"/>
      <w:lvlText w:val=""/>
      <w:lvlJc w:val="left"/>
      <w:pPr>
        <w:tabs>
          <w:tab w:val="num" w:pos="2880"/>
        </w:tabs>
        <w:ind w:left="2880" w:hanging="360"/>
      </w:pPr>
      <w:rPr>
        <w:rFonts w:ascii="Symbol" w:hAnsi="Symbol" w:hint="default"/>
      </w:rPr>
    </w:lvl>
    <w:lvl w:ilvl="4" w:tplc="ADC60A80" w:tentative="1">
      <w:start w:val="1"/>
      <w:numFmt w:val="bullet"/>
      <w:lvlText w:val=""/>
      <w:lvlJc w:val="left"/>
      <w:pPr>
        <w:tabs>
          <w:tab w:val="num" w:pos="3600"/>
        </w:tabs>
        <w:ind w:left="3600" w:hanging="360"/>
      </w:pPr>
      <w:rPr>
        <w:rFonts w:ascii="Symbol" w:hAnsi="Symbol" w:hint="default"/>
      </w:rPr>
    </w:lvl>
    <w:lvl w:ilvl="5" w:tplc="1F4C14F0" w:tentative="1">
      <w:start w:val="1"/>
      <w:numFmt w:val="bullet"/>
      <w:lvlText w:val=""/>
      <w:lvlJc w:val="left"/>
      <w:pPr>
        <w:tabs>
          <w:tab w:val="num" w:pos="4320"/>
        </w:tabs>
        <w:ind w:left="4320" w:hanging="360"/>
      </w:pPr>
      <w:rPr>
        <w:rFonts w:ascii="Symbol" w:hAnsi="Symbol" w:hint="default"/>
      </w:rPr>
    </w:lvl>
    <w:lvl w:ilvl="6" w:tplc="9F749B60" w:tentative="1">
      <w:start w:val="1"/>
      <w:numFmt w:val="bullet"/>
      <w:lvlText w:val=""/>
      <w:lvlJc w:val="left"/>
      <w:pPr>
        <w:tabs>
          <w:tab w:val="num" w:pos="5040"/>
        </w:tabs>
        <w:ind w:left="5040" w:hanging="360"/>
      </w:pPr>
      <w:rPr>
        <w:rFonts w:ascii="Symbol" w:hAnsi="Symbol" w:hint="default"/>
      </w:rPr>
    </w:lvl>
    <w:lvl w:ilvl="7" w:tplc="3F564562" w:tentative="1">
      <w:start w:val="1"/>
      <w:numFmt w:val="bullet"/>
      <w:lvlText w:val=""/>
      <w:lvlJc w:val="left"/>
      <w:pPr>
        <w:tabs>
          <w:tab w:val="num" w:pos="5760"/>
        </w:tabs>
        <w:ind w:left="5760" w:hanging="360"/>
      </w:pPr>
      <w:rPr>
        <w:rFonts w:ascii="Symbol" w:hAnsi="Symbol" w:hint="default"/>
      </w:rPr>
    </w:lvl>
    <w:lvl w:ilvl="8" w:tplc="1E3AD82E" w:tentative="1">
      <w:start w:val="1"/>
      <w:numFmt w:val="bullet"/>
      <w:lvlText w:val=""/>
      <w:lvlJc w:val="left"/>
      <w:pPr>
        <w:tabs>
          <w:tab w:val="num" w:pos="6480"/>
        </w:tabs>
        <w:ind w:left="6480" w:hanging="360"/>
      </w:pPr>
      <w:rPr>
        <w:rFonts w:ascii="Symbol" w:hAnsi="Symbol" w:hint="default"/>
      </w:rPr>
    </w:lvl>
  </w:abstractNum>
  <w:abstractNum w:abstractNumId="19" w15:restartNumberingAfterBreak="0">
    <w:nsid w:val="4A457B92"/>
    <w:multiLevelType w:val="hybridMultilevel"/>
    <w:tmpl w:val="A168950C"/>
    <w:lvl w:ilvl="0" w:tplc="734E141C">
      <w:start w:val="1"/>
      <w:numFmt w:val="bullet"/>
      <w:lvlText w:val=""/>
      <w:lvlPicBulletId w:val="9"/>
      <w:lvlJc w:val="left"/>
      <w:pPr>
        <w:tabs>
          <w:tab w:val="num" w:pos="360"/>
        </w:tabs>
        <w:ind w:left="360" w:hanging="360"/>
      </w:pPr>
      <w:rPr>
        <w:rFonts w:ascii="Symbol" w:hAnsi="Symbol" w:hint="default"/>
      </w:rPr>
    </w:lvl>
    <w:lvl w:ilvl="1" w:tplc="D316AC36" w:tentative="1">
      <w:start w:val="1"/>
      <w:numFmt w:val="bullet"/>
      <w:lvlText w:val=""/>
      <w:lvlJc w:val="left"/>
      <w:pPr>
        <w:tabs>
          <w:tab w:val="num" w:pos="1080"/>
        </w:tabs>
        <w:ind w:left="1080" w:hanging="360"/>
      </w:pPr>
      <w:rPr>
        <w:rFonts w:ascii="Symbol" w:hAnsi="Symbol" w:hint="default"/>
      </w:rPr>
    </w:lvl>
    <w:lvl w:ilvl="2" w:tplc="4022A6F8" w:tentative="1">
      <w:start w:val="1"/>
      <w:numFmt w:val="bullet"/>
      <w:lvlText w:val=""/>
      <w:lvlJc w:val="left"/>
      <w:pPr>
        <w:tabs>
          <w:tab w:val="num" w:pos="1800"/>
        </w:tabs>
        <w:ind w:left="1800" w:hanging="360"/>
      </w:pPr>
      <w:rPr>
        <w:rFonts w:ascii="Symbol" w:hAnsi="Symbol" w:hint="default"/>
      </w:rPr>
    </w:lvl>
    <w:lvl w:ilvl="3" w:tplc="23361C4A" w:tentative="1">
      <w:start w:val="1"/>
      <w:numFmt w:val="bullet"/>
      <w:lvlText w:val=""/>
      <w:lvlJc w:val="left"/>
      <w:pPr>
        <w:tabs>
          <w:tab w:val="num" w:pos="2520"/>
        </w:tabs>
        <w:ind w:left="2520" w:hanging="360"/>
      </w:pPr>
      <w:rPr>
        <w:rFonts w:ascii="Symbol" w:hAnsi="Symbol" w:hint="default"/>
      </w:rPr>
    </w:lvl>
    <w:lvl w:ilvl="4" w:tplc="8C24CBDE" w:tentative="1">
      <w:start w:val="1"/>
      <w:numFmt w:val="bullet"/>
      <w:lvlText w:val=""/>
      <w:lvlJc w:val="left"/>
      <w:pPr>
        <w:tabs>
          <w:tab w:val="num" w:pos="3240"/>
        </w:tabs>
        <w:ind w:left="3240" w:hanging="360"/>
      </w:pPr>
      <w:rPr>
        <w:rFonts w:ascii="Symbol" w:hAnsi="Symbol" w:hint="default"/>
      </w:rPr>
    </w:lvl>
    <w:lvl w:ilvl="5" w:tplc="A862541A" w:tentative="1">
      <w:start w:val="1"/>
      <w:numFmt w:val="bullet"/>
      <w:lvlText w:val=""/>
      <w:lvlJc w:val="left"/>
      <w:pPr>
        <w:tabs>
          <w:tab w:val="num" w:pos="3960"/>
        </w:tabs>
        <w:ind w:left="3960" w:hanging="360"/>
      </w:pPr>
      <w:rPr>
        <w:rFonts w:ascii="Symbol" w:hAnsi="Symbol" w:hint="default"/>
      </w:rPr>
    </w:lvl>
    <w:lvl w:ilvl="6" w:tplc="F50C8EFC" w:tentative="1">
      <w:start w:val="1"/>
      <w:numFmt w:val="bullet"/>
      <w:lvlText w:val=""/>
      <w:lvlJc w:val="left"/>
      <w:pPr>
        <w:tabs>
          <w:tab w:val="num" w:pos="4680"/>
        </w:tabs>
        <w:ind w:left="4680" w:hanging="360"/>
      </w:pPr>
      <w:rPr>
        <w:rFonts w:ascii="Symbol" w:hAnsi="Symbol" w:hint="default"/>
      </w:rPr>
    </w:lvl>
    <w:lvl w:ilvl="7" w:tplc="070CD0B8" w:tentative="1">
      <w:start w:val="1"/>
      <w:numFmt w:val="bullet"/>
      <w:lvlText w:val=""/>
      <w:lvlJc w:val="left"/>
      <w:pPr>
        <w:tabs>
          <w:tab w:val="num" w:pos="5400"/>
        </w:tabs>
        <w:ind w:left="5400" w:hanging="360"/>
      </w:pPr>
      <w:rPr>
        <w:rFonts w:ascii="Symbol" w:hAnsi="Symbol" w:hint="default"/>
      </w:rPr>
    </w:lvl>
    <w:lvl w:ilvl="8" w:tplc="DC622CCA" w:tentative="1">
      <w:start w:val="1"/>
      <w:numFmt w:val="bullet"/>
      <w:lvlText w:val=""/>
      <w:lvlJc w:val="left"/>
      <w:pPr>
        <w:tabs>
          <w:tab w:val="num" w:pos="6120"/>
        </w:tabs>
        <w:ind w:left="6120" w:hanging="360"/>
      </w:pPr>
      <w:rPr>
        <w:rFonts w:ascii="Symbol" w:hAnsi="Symbol" w:hint="default"/>
      </w:rPr>
    </w:lvl>
  </w:abstractNum>
  <w:abstractNum w:abstractNumId="20" w15:restartNumberingAfterBreak="0">
    <w:nsid w:val="4A777BBD"/>
    <w:multiLevelType w:val="hybridMultilevel"/>
    <w:tmpl w:val="CE0AD142"/>
    <w:lvl w:ilvl="0" w:tplc="6262D9F4">
      <w:start w:val="1"/>
      <w:numFmt w:val="bullet"/>
      <w:lvlText w:val=""/>
      <w:lvlJc w:val="left"/>
      <w:pPr>
        <w:tabs>
          <w:tab w:val="num" w:pos="720"/>
        </w:tabs>
        <w:ind w:left="360" w:hanging="360"/>
      </w:pPr>
      <w:rPr>
        <w:rFonts w:ascii="Symbol" w:hAnsi="Symbol" w:hint="default"/>
      </w:rPr>
    </w:lvl>
    <w:lvl w:ilvl="1" w:tplc="22046E2A">
      <w:numFmt w:val="decimal"/>
      <w:lvlText w:val=""/>
      <w:lvlJc w:val="left"/>
    </w:lvl>
    <w:lvl w:ilvl="2" w:tplc="C51A2CE6">
      <w:numFmt w:val="decimal"/>
      <w:lvlText w:val=""/>
      <w:lvlJc w:val="left"/>
    </w:lvl>
    <w:lvl w:ilvl="3" w:tplc="CDCA74D2">
      <w:numFmt w:val="decimal"/>
      <w:lvlText w:val=""/>
      <w:lvlJc w:val="left"/>
    </w:lvl>
    <w:lvl w:ilvl="4" w:tplc="15547B94">
      <w:numFmt w:val="decimal"/>
      <w:lvlText w:val=""/>
      <w:lvlJc w:val="left"/>
    </w:lvl>
    <w:lvl w:ilvl="5" w:tplc="4094EF1C">
      <w:numFmt w:val="decimal"/>
      <w:lvlText w:val=""/>
      <w:lvlJc w:val="left"/>
    </w:lvl>
    <w:lvl w:ilvl="6" w:tplc="AE14DC14">
      <w:numFmt w:val="decimal"/>
      <w:lvlText w:val=""/>
      <w:lvlJc w:val="left"/>
    </w:lvl>
    <w:lvl w:ilvl="7" w:tplc="A3EAB700">
      <w:numFmt w:val="decimal"/>
      <w:lvlText w:val=""/>
      <w:lvlJc w:val="left"/>
    </w:lvl>
    <w:lvl w:ilvl="8" w:tplc="2A125FDA">
      <w:numFmt w:val="decimal"/>
      <w:lvlText w:val=""/>
      <w:lvlJc w:val="left"/>
    </w:lvl>
  </w:abstractNum>
  <w:abstractNum w:abstractNumId="21" w15:restartNumberingAfterBreak="0">
    <w:nsid w:val="4F9A1007"/>
    <w:multiLevelType w:val="hybridMultilevel"/>
    <w:tmpl w:val="F9CEDFDE"/>
    <w:lvl w:ilvl="0" w:tplc="CE76170C">
      <w:start w:val="1"/>
      <w:numFmt w:val="bullet"/>
      <w:lvlText w:val=""/>
      <w:lvlJc w:val="left"/>
      <w:pPr>
        <w:tabs>
          <w:tab w:val="num" w:pos="720"/>
        </w:tabs>
        <w:ind w:left="360" w:hanging="360"/>
      </w:pPr>
      <w:rPr>
        <w:rFonts w:ascii="Symbol" w:hAnsi="Symbol" w:hint="default"/>
      </w:rPr>
    </w:lvl>
    <w:lvl w:ilvl="1" w:tplc="999EAC92">
      <w:numFmt w:val="decimal"/>
      <w:lvlText w:val=""/>
      <w:lvlJc w:val="left"/>
    </w:lvl>
    <w:lvl w:ilvl="2" w:tplc="D8606144">
      <w:numFmt w:val="decimal"/>
      <w:lvlText w:val=""/>
      <w:lvlJc w:val="left"/>
    </w:lvl>
    <w:lvl w:ilvl="3" w:tplc="C358A49C">
      <w:numFmt w:val="decimal"/>
      <w:lvlText w:val=""/>
      <w:lvlJc w:val="left"/>
    </w:lvl>
    <w:lvl w:ilvl="4" w:tplc="9948EC66">
      <w:numFmt w:val="decimal"/>
      <w:lvlText w:val=""/>
      <w:lvlJc w:val="left"/>
    </w:lvl>
    <w:lvl w:ilvl="5" w:tplc="971EE98C">
      <w:numFmt w:val="decimal"/>
      <w:lvlText w:val=""/>
      <w:lvlJc w:val="left"/>
    </w:lvl>
    <w:lvl w:ilvl="6" w:tplc="41F6EFC0">
      <w:numFmt w:val="decimal"/>
      <w:lvlText w:val=""/>
      <w:lvlJc w:val="left"/>
    </w:lvl>
    <w:lvl w:ilvl="7" w:tplc="4DDC5C3C">
      <w:numFmt w:val="decimal"/>
      <w:lvlText w:val=""/>
      <w:lvlJc w:val="left"/>
    </w:lvl>
    <w:lvl w:ilvl="8" w:tplc="EF563E90">
      <w:numFmt w:val="decimal"/>
      <w:lvlText w:val=""/>
      <w:lvlJc w:val="left"/>
    </w:lvl>
  </w:abstractNum>
  <w:abstractNum w:abstractNumId="22" w15:restartNumberingAfterBreak="0">
    <w:nsid w:val="53A05A0E"/>
    <w:multiLevelType w:val="hybridMultilevel"/>
    <w:tmpl w:val="0ECC2940"/>
    <w:lvl w:ilvl="0" w:tplc="E806AEBA">
      <w:start w:val="1"/>
      <w:numFmt w:val="bullet"/>
      <w:lvlText w:val=""/>
      <w:lvlJc w:val="left"/>
      <w:pPr>
        <w:tabs>
          <w:tab w:val="num" w:pos="1080"/>
        </w:tabs>
        <w:ind w:left="720" w:hanging="360"/>
      </w:pPr>
      <w:rPr>
        <w:rFonts w:ascii="Symbol" w:hAnsi="Symbol" w:hint="default"/>
      </w:rPr>
    </w:lvl>
    <w:lvl w:ilvl="1" w:tplc="83500B88">
      <w:numFmt w:val="decimal"/>
      <w:lvlText w:val=""/>
      <w:lvlJc w:val="left"/>
    </w:lvl>
    <w:lvl w:ilvl="2" w:tplc="C4D21F3E">
      <w:numFmt w:val="decimal"/>
      <w:lvlText w:val=""/>
      <w:lvlJc w:val="left"/>
    </w:lvl>
    <w:lvl w:ilvl="3" w:tplc="DA269C98">
      <w:numFmt w:val="decimal"/>
      <w:lvlText w:val=""/>
      <w:lvlJc w:val="left"/>
    </w:lvl>
    <w:lvl w:ilvl="4" w:tplc="FFE21E1E">
      <w:numFmt w:val="decimal"/>
      <w:lvlText w:val=""/>
      <w:lvlJc w:val="left"/>
    </w:lvl>
    <w:lvl w:ilvl="5" w:tplc="AFAE3B34">
      <w:numFmt w:val="decimal"/>
      <w:lvlText w:val=""/>
      <w:lvlJc w:val="left"/>
    </w:lvl>
    <w:lvl w:ilvl="6" w:tplc="849857C0">
      <w:numFmt w:val="decimal"/>
      <w:lvlText w:val=""/>
      <w:lvlJc w:val="left"/>
    </w:lvl>
    <w:lvl w:ilvl="7" w:tplc="EBEC435A">
      <w:numFmt w:val="decimal"/>
      <w:lvlText w:val=""/>
      <w:lvlJc w:val="left"/>
    </w:lvl>
    <w:lvl w:ilvl="8" w:tplc="2B720730">
      <w:numFmt w:val="decimal"/>
      <w:lvlText w:val=""/>
      <w:lvlJc w:val="left"/>
    </w:lvl>
  </w:abstractNum>
  <w:abstractNum w:abstractNumId="23" w15:restartNumberingAfterBreak="0">
    <w:nsid w:val="585C7A53"/>
    <w:multiLevelType w:val="multilevel"/>
    <w:tmpl w:val="31A4E3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5B3B316D"/>
    <w:multiLevelType w:val="multilevel"/>
    <w:tmpl w:val="A590302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5C0A264B"/>
    <w:multiLevelType w:val="hybridMultilevel"/>
    <w:tmpl w:val="92DEDD30"/>
    <w:lvl w:ilvl="0" w:tplc="13ECB33C">
      <w:start w:val="1"/>
      <w:numFmt w:val="bullet"/>
      <w:lvlText w:val=""/>
      <w:lvlPicBulletId w:val="12"/>
      <w:lvlJc w:val="left"/>
      <w:pPr>
        <w:tabs>
          <w:tab w:val="num" w:pos="360"/>
        </w:tabs>
        <w:ind w:left="360" w:hanging="360"/>
      </w:pPr>
      <w:rPr>
        <w:rFonts w:ascii="Symbol" w:hAnsi="Symbol" w:hint="default"/>
      </w:rPr>
    </w:lvl>
    <w:lvl w:ilvl="1" w:tplc="71368EF2" w:tentative="1">
      <w:start w:val="1"/>
      <w:numFmt w:val="bullet"/>
      <w:lvlText w:val=""/>
      <w:lvlJc w:val="left"/>
      <w:pPr>
        <w:tabs>
          <w:tab w:val="num" w:pos="1080"/>
        </w:tabs>
        <w:ind w:left="1080" w:hanging="360"/>
      </w:pPr>
      <w:rPr>
        <w:rFonts w:ascii="Symbol" w:hAnsi="Symbol" w:hint="default"/>
      </w:rPr>
    </w:lvl>
    <w:lvl w:ilvl="2" w:tplc="6B9257EA" w:tentative="1">
      <w:start w:val="1"/>
      <w:numFmt w:val="bullet"/>
      <w:lvlText w:val=""/>
      <w:lvlJc w:val="left"/>
      <w:pPr>
        <w:tabs>
          <w:tab w:val="num" w:pos="1800"/>
        </w:tabs>
        <w:ind w:left="1800" w:hanging="360"/>
      </w:pPr>
      <w:rPr>
        <w:rFonts w:ascii="Symbol" w:hAnsi="Symbol" w:hint="default"/>
      </w:rPr>
    </w:lvl>
    <w:lvl w:ilvl="3" w:tplc="3670CD74" w:tentative="1">
      <w:start w:val="1"/>
      <w:numFmt w:val="bullet"/>
      <w:lvlText w:val=""/>
      <w:lvlJc w:val="left"/>
      <w:pPr>
        <w:tabs>
          <w:tab w:val="num" w:pos="2520"/>
        </w:tabs>
        <w:ind w:left="2520" w:hanging="360"/>
      </w:pPr>
      <w:rPr>
        <w:rFonts w:ascii="Symbol" w:hAnsi="Symbol" w:hint="default"/>
      </w:rPr>
    </w:lvl>
    <w:lvl w:ilvl="4" w:tplc="844857FE" w:tentative="1">
      <w:start w:val="1"/>
      <w:numFmt w:val="bullet"/>
      <w:lvlText w:val=""/>
      <w:lvlJc w:val="left"/>
      <w:pPr>
        <w:tabs>
          <w:tab w:val="num" w:pos="3240"/>
        </w:tabs>
        <w:ind w:left="3240" w:hanging="360"/>
      </w:pPr>
      <w:rPr>
        <w:rFonts w:ascii="Symbol" w:hAnsi="Symbol" w:hint="default"/>
      </w:rPr>
    </w:lvl>
    <w:lvl w:ilvl="5" w:tplc="3E720836" w:tentative="1">
      <w:start w:val="1"/>
      <w:numFmt w:val="bullet"/>
      <w:lvlText w:val=""/>
      <w:lvlJc w:val="left"/>
      <w:pPr>
        <w:tabs>
          <w:tab w:val="num" w:pos="3960"/>
        </w:tabs>
        <w:ind w:left="3960" w:hanging="360"/>
      </w:pPr>
      <w:rPr>
        <w:rFonts w:ascii="Symbol" w:hAnsi="Symbol" w:hint="default"/>
      </w:rPr>
    </w:lvl>
    <w:lvl w:ilvl="6" w:tplc="5A2CD470" w:tentative="1">
      <w:start w:val="1"/>
      <w:numFmt w:val="bullet"/>
      <w:lvlText w:val=""/>
      <w:lvlJc w:val="left"/>
      <w:pPr>
        <w:tabs>
          <w:tab w:val="num" w:pos="4680"/>
        </w:tabs>
        <w:ind w:left="4680" w:hanging="360"/>
      </w:pPr>
      <w:rPr>
        <w:rFonts w:ascii="Symbol" w:hAnsi="Symbol" w:hint="default"/>
      </w:rPr>
    </w:lvl>
    <w:lvl w:ilvl="7" w:tplc="43B49FE4" w:tentative="1">
      <w:start w:val="1"/>
      <w:numFmt w:val="bullet"/>
      <w:lvlText w:val=""/>
      <w:lvlJc w:val="left"/>
      <w:pPr>
        <w:tabs>
          <w:tab w:val="num" w:pos="5400"/>
        </w:tabs>
        <w:ind w:left="5400" w:hanging="360"/>
      </w:pPr>
      <w:rPr>
        <w:rFonts w:ascii="Symbol" w:hAnsi="Symbol" w:hint="default"/>
      </w:rPr>
    </w:lvl>
    <w:lvl w:ilvl="8" w:tplc="79F405EC" w:tentative="1">
      <w:start w:val="1"/>
      <w:numFmt w:val="bullet"/>
      <w:lvlText w:val=""/>
      <w:lvlJc w:val="left"/>
      <w:pPr>
        <w:tabs>
          <w:tab w:val="num" w:pos="6120"/>
        </w:tabs>
        <w:ind w:left="6120" w:hanging="360"/>
      </w:pPr>
      <w:rPr>
        <w:rFonts w:ascii="Symbol" w:hAnsi="Symbol" w:hint="default"/>
      </w:rPr>
    </w:lvl>
  </w:abstractNum>
  <w:abstractNum w:abstractNumId="26" w15:restartNumberingAfterBreak="0">
    <w:nsid w:val="623544C6"/>
    <w:multiLevelType w:val="hybridMultilevel"/>
    <w:tmpl w:val="558E8AB6"/>
    <w:lvl w:ilvl="0" w:tplc="054EFF2E">
      <w:start w:val="1"/>
      <w:numFmt w:val="bullet"/>
      <w:lvlText w:val=""/>
      <w:lvlJc w:val="left"/>
      <w:pPr>
        <w:tabs>
          <w:tab w:val="num" w:pos="720"/>
        </w:tabs>
        <w:ind w:left="360" w:hanging="360"/>
      </w:pPr>
      <w:rPr>
        <w:rFonts w:ascii="Symbol" w:hAnsi="Symbol" w:hint="default"/>
      </w:rPr>
    </w:lvl>
    <w:lvl w:ilvl="1" w:tplc="1CFEC184">
      <w:numFmt w:val="decimal"/>
      <w:lvlText w:val=""/>
      <w:lvlJc w:val="left"/>
    </w:lvl>
    <w:lvl w:ilvl="2" w:tplc="97703852">
      <w:numFmt w:val="decimal"/>
      <w:lvlText w:val=""/>
      <w:lvlJc w:val="left"/>
    </w:lvl>
    <w:lvl w:ilvl="3" w:tplc="EE20C9C0">
      <w:numFmt w:val="decimal"/>
      <w:lvlText w:val=""/>
      <w:lvlJc w:val="left"/>
    </w:lvl>
    <w:lvl w:ilvl="4" w:tplc="840891BC">
      <w:numFmt w:val="decimal"/>
      <w:lvlText w:val=""/>
      <w:lvlJc w:val="left"/>
    </w:lvl>
    <w:lvl w:ilvl="5" w:tplc="5B4CD1FC">
      <w:numFmt w:val="decimal"/>
      <w:lvlText w:val=""/>
      <w:lvlJc w:val="left"/>
    </w:lvl>
    <w:lvl w:ilvl="6" w:tplc="3E186EB4">
      <w:numFmt w:val="decimal"/>
      <w:lvlText w:val=""/>
      <w:lvlJc w:val="left"/>
    </w:lvl>
    <w:lvl w:ilvl="7" w:tplc="82B2766C">
      <w:numFmt w:val="decimal"/>
      <w:lvlText w:val=""/>
      <w:lvlJc w:val="left"/>
    </w:lvl>
    <w:lvl w:ilvl="8" w:tplc="678847A6">
      <w:numFmt w:val="decimal"/>
      <w:lvlText w:val=""/>
      <w:lvlJc w:val="left"/>
    </w:lvl>
  </w:abstractNum>
  <w:abstractNum w:abstractNumId="27" w15:restartNumberingAfterBreak="0">
    <w:nsid w:val="65455ACB"/>
    <w:multiLevelType w:val="hybridMultilevel"/>
    <w:tmpl w:val="DF7666EE"/>
    <w:lvl w:ilvl="0" w:tplc="54F24D66">
      <w:start w:val="1"/>
      <w:numFmt w:val="bullet"/>
      <w:lvlText w:val=""/>
      <w:lvlPicBulletId w:val="14"/>
      <w:lvlJc w:val="left"/>
      <w:pPr>
        <w:tabs>
          <w:tab w:val="num" w:pos="720"/>
        </w:tabs>
        <w:ind w:left="720" w:hanging="360"/>
      </w:pPr>
      <w:rPr>
        <w:rFonts w:ascii="Symbol" w:hAnsi="Symbol" w:hint="default"/>
      </w:rPr>
    </w:lvl>
    <w:lvl w:ilvl="1" w:tplc="AAAAD2C2" w:tentative="1">
      <w:start w:val="1"/>
      <w:numFmt w:val="bullet"/>
      <w:lvlText w:val=""/>
      <w:lvlJc w:val="left"/>
      <w:pPr>
        <w:tabs>
          <w:tab w:val="num" w:pos="1440"/>
        </w:tabs>
        <w:ind w:left="1440" w:hanging="360"/>
      </w:pPr>
      <w:rPr>
        <w:rFonts w:ascii="Symbol" w:hAnsi="Symbol" w:hint="default"/>
      </w:rPr>
    </w:lvl>
    <w:lvl w:ilvl="2" w:tplc="0F1C0E68" w:tentative="1">
      <w:start w:val="1"/>
      <w:numFmt w:val="bullet"/>
      <w:lvlText w:val=""/>
      <w:lvlJc w:val="left"/>
      <w:pPr>
        <w:tabs>
          <w:tab w:val="num" w:pos="2160"/>
        </w:tabs>
        <w:ind w:left="2160" w:hanging="360"/>
      </w:pPr>
      <w:rPr>
        <w:rFonts w:ascii="Symbol" w:hAnsi="Symbol" w:hint="default"/>
      </w:rPr>
    </w:lvl>
    <w:lvl w:ilvl="3" w:tplc="0FB4A7B0" w:tentative="1">
      <w:start w:val="1"/>
      <w:numFmt w:val="bullet"/>
      <w:lvlText w:val=""/>
      <w:lvlJc w:val="left"/>
      <w:pPr>
        <w:tabs>
          <w:tab w:val="num" w:pos="2880"/>
        </w:tabs>
        <w:ind w:left="2880" w:hanging="360"/>
      </w:pPr>
      <w:rPr>
        <w:rFonts w:ascii="Symbol" w:hAnsi="Symbol" w:hint="default"/>
      </w:rPr>
    </w:lvl>
    <w:lvl w:ilvl="4" w:tplc="7D221EF2" w:tentative="1">
      <w:start w:val="1"/>
      <w:numFmt w:val="bullet"/>
      <w:lvlText w:val=""/>
      <w:lvlJc w:val="left"/>
      <w:pPr>
        <w:tabs>
          <w:tab w:val="num" w:pos="3600"/>
        </w:tabs>
        <w:ind w:left="3600" w:hanging="360"/>
      </w:pPr>
      <w:rPr>
        <w:rFonts w:ascii="Symbol" w:hAnsi="Symbol" w:hint="default"/>
      </w:rPr>
    </w:lvl>
    <w:lvl w:ilvl="5" w:tplc="A7422E94" w:tentative="1">
      <w:start w:val="1"/>
      <w:numFmt w:val="bullet"/>
      <w:lvlText w:val=""/>
      <w:lvlJc w:val="left"/>
      <w:pPr>
        <w:tabs>
          <w:tab w:val="num" w:pos="4320"/>
        </w:tabs>
        <w:ind w:left="4320" w:hanging="360"/>
      </w:pPr>
      <w:rPr>
        <w:rFonts w:ascii="Symbol" w:hAnsi="Symbol" w:hint="default"/>
      </w:rPr>
    </w:lvl>
    <w:lvl w:ilvl="6" w:tplc="4AD42D56" w:tentative="1">
      <w:start w:val="1"/>
      <w:numFmt w:val="bullet"/>
      <w:lvlText w:val=""/>
      <w:lvlJc w:val="left"/>
      <w:pPr>
        <w:tabs>
          <w:tab w:val="num" w:pos="5040"/>
        </w:tabs>
        <w:ind w:left="5040" w:hanging="360"/>
      </w:pPr>
      <w:rPr>
        <w:rFonts w:ascii="Symbol" w:hAnsi="Symbol" w:hint="default"/>
      </w:rPr>
    </w:lvl>
    <w:lvl w:ilvl="7" w:tplc="985CA010" w:tentative="1">
      <w:start w:val="1"/>
      <w:numFmt w:val="bullet"/>
      <w:lvlText w:val=""/>
      <w:lvlJc w:val="left"/>
      <w:pPr>
        <w:tabs>
          <w:tab w:val="num" w:pos="5760"/>
        </w:tabs>
        <w:ind w:left="5760" w:hanging="360"/>
      </w:pPr>
      <w:rPr>
        <w:rFonts w:ascii="Symbol" w:hAnsi="Symbol" w:hint="default"/>
      </w:rPr>
    </w:lvl>
    <w:lvl w:ilvl="8" w:tplc="FAA8AABC" w:tentative="1">
      <w:start w:val="1"/>
      <w:numFmt w:val="bullet"/>
      <w:lvlText w:val=""/>
      <w:lvlJc w:val="left"/>
      <w:pPr>
        <w:tabs>
          <w:tab w:val="num" w:pos="6480"/>
        </w:tabs>
        <w:ind w:left="6480" w:hanging="360"/>
      </w:pPr>
      <w:rPr>
        <w:rFonts w:ascii="Symbol" w:hAnsi="Symbol" w:hint="default"/>
      </w:rPr>
    </w:lvl>
  </w:abstractNum>
  <w:abstractNum w:abstractNumId="28" w15:restartNumberingAfterBreak="0">
    <w:nsid w:val="678825AB"/>
    <w:multiLevelType w:val="hybridMultilevel"/>
    <w:tmpl w:val="8FD0CAB2"/>
    <w:lvl w:ilvl="0" w:tplc="891C6F7C">
      <w:start w:val="1"/>
      <w:numFmt w:val="bullet"/>
      <w:lvlText w:val=""/>
      <w:lvlJc w:val="left"/>
      <w:pPr>
        <w:tabs>
          <w:tab w:val="num" w:pos="720"/>
        </w:tabs>
        <w:ind w:left="360" w:hanging="360"/>
      </w:pPr>
      <w:rPr>
        <w:rFonts w:ascii="Symbol" w:hAnsi="Symbol" w:hint="default"/>
      </w:rPr>
    </w:lvl>
    <w:lvl w:ilvl="1" w:tplc="86F626B6">
      <w:numFmt w:val="decimal"/>
      <w:lvlText w:val=""/>
      <w:lvlJc w:val="left"/>
    </w:lvl>
    <w:lvl w:ilvl="2" w:tplc="678A6E4C">
      <w:numFmt w:val="decimal"/>
      <w:lvlText w:val=""/>
      <w:lvlJc w:val="left"/>
    </w:lvl>
    <w:lvl w:ilvl="3" w:tplc="DCB25112">
      <w:numFmt w:val="decimal"/>
      <w:lvlText w:val=""/>
      <w:lvlJc w:val="left"/>
    </w:lvl>
    <w:lvl w:ilvl="4" w:tplc="B3843EA6">
      <w:numFmt w:val="decimal"/>
      <w:lvlText w:val=""/>
      <w:lvlJc w:val="left"/>
    </w:lvl>
    <w:lvl w:ilvl="5" w:tplc="D6840092">
      <w:numFmt w:val="decimal"/>
      <w:lvlText w:val=""/>
      <w:lvlJc w:val="left"/>
    </w:lvl>
    <w:lvl w:ilvl="6" w:tplc="59C2C4B8">
      <w:numFmt w:val="decimal"/>
      <w:lvlText w:val=""/>
      <w:lvlJc w:val="left"/>
    </w:lvl>
    <w:lvl w:ilvl="7" w:tplc="7D14D226">
      <w:numFmt w:val="decimal"/>
      <w:lvlText w:val=""/>
      <w:lvlJc w:val="left"/>
    </w:lvl>
    <w:lvl w:ilvl="8" w:tplc="B0645BA0">
      <w:numFmt w:val="decimal"/>
      <w:lvlText w:val=""/>
      <w:lvlJc w:val="left"/>
    </w:lvl>
  </w:abstractNum>
  <w:abstractNum w:abstractNumId="29" w15:restartNumberingAfterBreak="0">
    <w:nsid w:val="6D732627"/>
    <w:multiLevelType w:val="hybridMultilevel"/>
    <w:tmpl w:val="B2EECC2E"/>
    <w:lvl w:ilvl="0" w:tplc="8DCAF942">
      <w:start w:val="1"/>
      <w:numFmt w:val="bullet"/>
      <w:lvlText w:val=""/>
      <w:lvlPicBulletId w:val="2"/>
      <w:lvlJc w:val="left"/>
      <w:pPr>
        <w:tabs>
          <w:tab w:val="num" w:pos="720"/>
        </w:tabs>
        <w:ind w:left="720" w:hanging="360"/>
      </w:pPr>
      <w:rPr>
        <w:rFonts w:ascii="Symbol" w:hAnsi="Symbol" w:hint="default"/>
      </w:rPr>
    </w:lvl>
    <w:lvl w:ilvl="1" w:tplc="06BE0BDC" w:tentative="1">
      <w:start w:val="1"/>
      <w:numFmt w:val="bullet"/>
      <w:lvlText w:val=""/>
      <w:lvlJc w:val="left"/>
      <w:pPr>
        <w:tabs>
          <w:tab w:val="num" w:pos="1440"/>
        </w:tabs>
        <w:ind w:left="1440" w:hanging="360"/>
      </w:pPr>
      <w:rPr>
        <w:rFonts w:ascii="Symbol" w:hAnsi="Symbol" w:hint="default"/>
      </w:rPr>
    </w:lvl>
    <w:lvl w:ilvl="2" w:tplc="3F8E8A42" w:tentative="1">
      <w:start w:val="1"/>
      <w:numFmt w:val="bullet"/>
      <w:lvlText w:val=""/>
      <w:lvlJc w:val="left"/>
      <w:pPr>
        <w:tabs>
          <w:tab w:val="num" w:pos="2160"/>
        </w:tabs>
        <w:ind w:left="2160" w:hanging="360"/>
      </w:pPr>
      <w:rPr>
        <w:rFonts w:ascii="Symbol" w:hAnsi="Symbol" w:hint="default"/>
      </w:rPr>
    </w:lvl>
    <w:lvl w:ilvl="3" w:tplc="AE84821A" w:tentative="1">
      <w:start w:val="1"/>
      <w:numFmt w:val="bullet"/>
      <w:lvlText w:val=""/>
      <w:lvlJc w:val="left"/>
      <w:pPr>
        <w:tabs>
          <w:tab w:val="num" w:pos="2880"/>
        </w:tabs>
        <w:ind w:left="2880" w:hanging="360"/>
      </w:pPr>
      <w:rPr>
        <w:rFonts w:ascii="Symbol" w:hAnsi="Symbol" w:hint="default"/>
      </w:rPr>
    </w:lvl>
    <w:lvl w:ilvl="4" w:tplc="AA2497FC" w:tentative="1">
      <w:start w:val="1"/>
      <w:numFmt w:val="bullet"/>
      <w:lvlText w:val=""/>
      <w:lvlJc w:val="left"/>
      <w:pPr>
        <w:tabs>
          <w:tab w:val="num" w:pos="3600"/>
        </w:tabs>
        <w:ind w:left="3600" w:hanging="360"/>
      </w:pPr>
      <w:rPr>
        <w:rFonts w:ascii="Symbol" w:hAnsi="Symbol" w:hint="default"/>
      </w:rPr>
    </w:lvl>
    <w:lvl w:ilvl="5" w:tplc="4E72DF5C" w:tentative="1">
      <w:start w:val="1"/>
      <w:numFmt w:val="bullet"/>
      <w:lvlText w:val=""/>
      <w:lvlJc w:val="left"/>
      <w:pPr>
        <w:tabs>
          <w:tab w:val="num" w:pos="4320"/>
        </w:tabs>
        <w:ind w:left="4320" w:hanging="360"/>
      </w:pPr>
      <w:rPr>
        <w:rFonts w:ascii="Symbol" w:hAnsi="Symbol" w:hint="default"/>
      </w:rPr>
    </w:lvl>
    <w:lvl w:ilvl="6" w:tplc="55589560" w:tentative="1">
      <w:start w:val="1"/>
      <w:numFmt w:val="bullet"/>
      <w:lvlText w:val=""/>
      <w:lvlJc w:val="left"/>
      <w:pPr>
        <w:tabs>
          <w:tab w:val="num" w:pos="5040"/>
        </w:tabs>
        <w:ind w:left="5040" w:hanging="360"/>
      </w:pPr>
      <w:rPr>
        <w:rFonts w:ascii="Symbol" w:hAnsi="Symbol" w:hint="default"/>
      </w:rPr>
    </w:lvl>
    <w:lvl w:ilvl="7" w:tplc="293655F8" w:tentative="1">
      <w:start w:val="1"/>
      <w:numFmt w:val="bullet"/>
      <w:lvlText w:val=""/>
      <w:lvlJc w:val="left"/>
      <w:pPr>
        <w:tabs>
          <w:tab w:val="num" w:pos="5760"/>
        </w:tabs>
        <w:ind w:left="5760" w:hanging="360"/>
      </w:pPr>
      <w:rPr>
        <w:rFonts w:ascii="Symbol" w:hAnsi="Symbol" w:hint="default"/>
      </w:rPr>
    </w:lvl>
    <w:lvl w:ilvl="8" w:tplc="78B2E7F6" w:tentative="1">
      <w:start w:val="1"/>
      <w:numFmt w:val="bullet"/>
      <w:lvlText w:val=""/>
      <w:lvlJc w:val="left"/>
      <w:pPr>
        <w:tabs>
          <w:tab w:val="num" w:pos="6480"/>
        </w:tabs>
        <w:ind w:left="6480" w:hanging="360"/>
      </w:pPr>
      <w:rPr>
        <w:rFonts w:ascii="Symbol" w:hAnsi="Symbol" w:hint="default"/>
      </w:rPr>
    </w:lvl>
  </w:abstractNum>
  <w:abstractNum w:abstractNumId="30" w15:restartNumberingAfterBreak="0">
    <w:nsid w:val="6DC1536A"/>
    <w:multiLevelType w:val="hybridMultilevel"/>
    <w:tmpl w:val="7C0C4102"/>
    <w:lvl w:ilvl="0" w:tplc="434AF0BA">
      <w:start w:val="1"/>
      <w:numFmt w:val="bullet"/>
      <w:lvlText w:val=""/>
      <w:lvlPicBulletId w:val="14"/>
      <w:lvlJc w:val="left"/>
      <w:pPr>
        <w:tabs>
          <w:tab w:val="num" w:pos="720"/>
        </w:tabs>
        <w:ind w:left="720" w:hanging="360"/>
      </w:pPr>
      <w:rPr>
        <w:rFonts w:ascii="Symbol" w:hAnsi="Symbol" w:hint="default"/>
      </w:rPr>
    </w:lvl>
    <w:lvl w:ilvl="1" w:tplc="9992176C" w:tentative="1">
      <w:start w:val="1"/>
      <w:numFmt w:val="bullet"/>
      <w:lvlText w:val=""/>
      <w:lvlJc w:val="left"/>
      <w:pPr>
        <w:tabs>
          <w:tab w:val="num" w:pos="1440"/>
        </w:tabs>
        <w:ind w:left="1440" w:hanging="360"/>
      </w:pPr>
      <w:rPr>
        <w:rFonts w:ascii="Symbol" w:hAnsi="Symbol" w:hint="default"/>
      </w:rPr>
    </w:lvl>
    <w:lvl w:ilvl="2" w:tplc="0BFC0F28" w:tentative="1">
      <w:start w:val="1"/>
      <w:numFmt w:val="bullet"/>
      <w:lvlText w:val=""/>
      <w:lvlJc w:val="left"/>
      <w:pPr>
        <w:tabs>
          <w:tab w:val="num" w:pos="2160"/>
        </w:tabs>
        <w:ind w:left="2160" w:hanging="360"/>
      </w:pPr>
      <w:rPr>
        <w:rFonts w:ascii="Symbol" w:hAnsi="Symbol" w:hint="default"/>
      </w:rPr>
    </w:lvl>
    <w:lvl w:ilvl="3" w:tplc="DAF0C816" w:tentative="1">
      <w:start w:val="1"/>
      <w:numFmt w:val="bullet"/>
      <w:lvlText w:val=""/>
      <w:lvlJc w:val="left"/>
      <w:pPr>
        <w:tabs>
          <w:tab w:val="num" w:pos="2880"/>
        </w:tabs>
        <w:ind w:left="2880" w:hanging="360"/>
      </w:pPr>
      <w:rPr>
        <w:rFonts w:ascii="Symbol" w:hAnsi="Symbol" w:hint="default"/>
      </w:rPr>
    </w:lvl>
    <w:lvl w:ilvl="4" w:tplc="B1CEC65C" w:tentative="1">
      <w:start w:val="1"/>
      <w:numFmt w:val="bullet"/>
      <w:lvlText w:val=""/>
      <w:lvlJc w:val="left"/>
      <w:pPr>
        <w:tabs>
          <w:tab w:val="num" w:pos="3600"/>
        </w:tabs>
        <w:ind w:left="3600" w:hanging="360"/>
      </w:pPr>
      <w:rPr>
        <w:rFonts w:ascii="Symbol" w:hAnsi="Symbol" w:hint="default"/>
      </w:rPr>
    </w:lvl>
    <w:lvl w:ilvl="5" w:tplc="2DE6345E" w:tentative="1">
      <w:start w:val="1"/>
      <w:numFmt w:val="bullet"/>
      <w:lvlText w:val=""/>
      <w:lvlJc w:val="left"/>
      <w:pPr>
        <w:tabs>
          <w:tab w:val="num" w:pos="4320"/>
        </w:tabs>
        <w:ind w:left="4320" w:hanging="360"/>
      </w:pPr>
      <w:rPr>
        <w:rFonts w:ascii="Symbol" w:hAnsi="Symbol" w:hint="default"/>
      </w:rPr>
    </w:lvl>
    <w:lvl w:ilvl="6" w:tplc="73FE79F2" w:tentative="1">
      <w:start w:val="1"/>
      <w:numFmt w:val="bullet"/>
      <w:lvlText w:val=""/>
      <w:lvlJc w:val="left"/>
      <w:pPr>
        <w:tabs>
          <w:tab w:val="num" w:pos="5040"/>
        </w:tabs>
        <w:ind w:left="5040" w:hanging="360"/>
      </w:pPr>
      <w:rPr>
        <w:rFonts w:ascii="Symbol" w:hAnsi="Symbol" w:hint="default"/>
      </w:rPr>
    </w:lvl>
    <w:lvl w:ilvl="7" w:tplc="D3E6A616" w:tentative="1">
      <w:start w:val="1"/>
      <w:numFmt w:val="bullet"/>
      <w:lvlText w:val=""/>
      <w:lvlJc w:val="left"/>
      <w:pPr>
        <w:tabs>
          <w:tab w:val="num" w:pos="5760"/>
        </w:tabs>
        <w:ind w:left="5760" w:hanging="360"/>
      </w:pPr>
      <w:rPr>
        <w:rFonts w:ascii="Symbol" w:hAnsi="Symbol" w:hint="default"/>
      </w:rPr>
    </w:lvl>
    <w:lvl w:ilvl="8" w:tplc="1D14E168"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7886771D"/>
    <w:multiLevelType w:val="hybridMultilevel"/>
    <w:tmpl w:val="DA7C47A2"/>
    <w:lvl w:ilvl="0" w:tplc="92925E24">
      <w:start w:val="1"/>
      <w:numFmt w:val="bullet"/>
      <w:lvlText w:val=""/>
      <w:lvlPicBulletId w:val="5"/>
      <w:lvlJc w:val="left"/>
      <w:pPr>
        <w:tabs>
          <w:tab w:val="num" w:pos="360"/>
        </w:tabs>
        <w:ind w:left="360" w:hanging="360"/>
      </w:pPr>
      <w:rPr>
        <w:rFonts w:ascii="Symbol" w:hAnsi="Symbol" w:hint="default"/>
      </w:rPr>
    </w:lvl>
    <w:lvl w:ilvl="1" w:tplc="21CA9E50" w:tentative="1">
      <w:start w:val="1"/>
      <w:numFmt w:val="bullet"/>
      <w:lvlText w:val=""/>
      <w:lvlJc w:val="left"/>
      <w:pPr>
        <w:tabs>
          <w:tab w:val="num" w:pos="1080"/>
        </w:tabs>
        <w:ind w:left="1080" w:hanging="360"/>
      </w:pPr>
      <w:rPr>
        <w:rFonts w:ascii="Symbol" w:hAnsi="Symbol" w:hint="default"/>
      </w:rPr>
    </w:lvl>
    <w:lvl w:ilvl="2" w:tplc="DAA8F4A6" w:tentative="1">
      <w:start w:val="1"/>
      <w:numFmt w:val="bullet"/>
      <w:lvlText w:val=""/>
      <w:lvlJc w:val="left"/>
      <w:pPr>
        <w:tabs>
          <w:tab w:val="num" w:pos="1800"/>
        </w:tabs>
        <w:ind w:left="1800" w:hanging="360"/>
      </w:pPr>
      <w:rPr>
        <w:rFonts w:ascii="Symbol" w:hAnsi="Symbol" w:hint="default"/>
      </w:rPr>
    </w:lvl>
    <w:lvl w:ilvl="3" w:tplc="4FA6E534" w:tentative="1">
      <w:start w:val="1"/>
      <w:numFmt w:val="bullet"/>
      <w:lvlText w:val=""/>
      <w:lvlJc w:val="left"/>
      <w:pPr>
        <w:tabs>
          <w:tab w:val="num" w:pos="2520"/>
        </w:tabs>
        <w:ind w:left="2520" w:hanging="360"/>
      </w:pPr>
      <w:rPr>
        <w:rFonts w:ascii="Symbol" w:hAnsi="Symbol" w:hint="default"/>
      </w:rPr>
    </w:lvl>
    <w:lvl w:ilvl="4" w:tplc="95AA0CA6" w:tentative="1">
      <w:start w:val="1"/>
      <w:numFmt w:val="bullet"/>
      <w:lvlText w:val=""/>
      <w:lvlJc w:val="left"/>
      <w:pPr>
        <w:tabs>
          <w:tab w:val="num" w:pos="3240"/>
        </w:tabs>
        <w:ind w:left="3240" w:hanging="360"/>
      </w:pPr>
      <w:rPr>
        <w:rFonts w:ascii="Symbol" w:hAnsi="Symbol" w:hint="default"/>
      </w:rPr>
    </w:lvl>
    <w:lvl w:ilvl="5" w:tplc="7D8AB282" w:tentative="1">
      <w:start w:val="1"/>
      <w:numFmt w:val="bullet"/>
      <w:lvlText w:val=""/>
      <w:lvlJc w:val="left"/>
      <w:pPr>
        <w:tabs>
          <w:tab w:val="num" w:pos="3960"/>
        </w:tabs>
        <w:ind w:left="3960" w:hanging="360"/>
      </w:pPr>
      <w:rPr>
        <w:rFonts w:ascii="Symbol" w:hAnsi="Symbol" w:hint="default"/>
      </w:rPr>
    </w:lvl>
    <w:lvl w:ilvl="6" w:tplc="C7FA3878" w:tentative="1">
      <w:start w:val="1"/>
      <w:numFmt w:val="bullet"/>
      <w:lvlText w:val=""/>
      <w:lvlJc w:val="left"/>
      <w:pPr>
        <w:tabs>
          <w:tab w:val="num" w:pos="4680"/>
        </w:tabs>
        <w:ind w:left="4680" w:hanging="360"/>
      </w:pPr>
      <w:rPr>
        <w:rFonts w:ascii="Symbol" w:hAnsi="Symbol" w:hint="default"/>
      </w:rPr>
    </w:lvl>
    <w:lvl w:ilvl="7" w:tplc="DF88E7E0" w:tentative="1">
      <w:start w:val="1"/>
      <w:numFmt w:val="bullet"/>
      <w:lvlText w:val=""/>
      <w:lvlJc w:val="left"/>
      <w:pPr>
        <w:tabs>
          <w:tab w:val="num" w:pos="5400"/>
        </w:tabs>
        <w:ind w:left="5400" w:hanging="360"/>
      </w:pPr>
      <w:rPr>
        <w:rFonts w:ascii="Symbol" w:hAnsi="Symbol" w:hint="default"/>
      </w:rPr>
    </w:lvl>
    <w:lvl w:ilvl="8" w:tplc="248A32F8" w:tentative="1">
      <w:start w:val="1"/>
      <w:numFmt w:val="bullet"/>
      <w:lvlText w:val=""/>
      <w:lvlJc w:val="left"/>
      <w:pPr>
        <w:tabs>
          <w:tab w:val="num" w:pos="6120"/>
        </w:tabs>
        <w:ind w:left="6120" w:hanging="360"/>
      </w:pPr>
      <w:rPr>
        <w:rFonts w:ascii="Symbol" w:hAnsi="Symbol" w:hint="default"/>
      </w:rPr>
    </w:lvl>
  </w:abstractNum>
  <w:abstractNum w:abstractNumId="32" w15:restartNumberingAfterBreak="0">
    <w:nsid w:val="7B732D1B"/>
    <w:multiLevelType w:val="hybridMultilevel"/>
    <w:tmpl w:val="444CA8CE"/>
    <w:lvl w:ilvl="0" w:tplc="7EE0FB1E">
      <w:start w:val="1"/>
      <w:numFmt w:val="bullet"/>
      <w:lvlText w:val=""/>
      <w:lvlPicBulletId w:val="11"/>
      <w:lvlJc w:val="left"/>
      <w:pPr>
        <w:tabs>
          <w:tab w:val="num" w:pos="360"/>
        </w:tabs>
        <w:ind w:left="360" w:hanging="360"/>
      </w:pPr>
      <w:rPr>
        <w:rFonts w:ascii="Symbol" w:hAnsi="Symbol" w:hint="default"/>
      </w:rPr>
    </w:lvl>
    <w:lvl w:ilvl="1" w:tplc="493266C4" w:tentative="1">
      <w:start w:val="1"/>
      <w:numFmt w:val="bullet"/>
      <w:lvlText w:val=""/>
      <w:lvlJc w:val="left"/>
      <w:pPr>
        <w:tabs>
          <w:tab w:val="num" w:pos="1080"/>
        </w:tabs>
        <w:ind w:left="1080" w:hanging="360"/>
      </w:pPr>
      <w:rPr>
        <w:rFonts w:ascii="Symbol" w:hAnsi="Symbol" w:hint="default"/>
      </w:rPr>
    </w:lvl>
    <w:lvl w:ilvl="2" w:tplc="DE8A03B8" w:tentative="1">
      <w:start w:val="1"/>
      <w:numFmt w:val="bullet"/>
      <w:lvlText w:val=""/>
      <w:lvlJc w:val="left"/>
      <w:pPr>
        <w:tabs>
          <w:tab w:val="num" w:pos="1800"/>
        </w:tabs>
        <w:ind w:left="1800" w:hanging="360"/>
      </w:pPr>
      <w:rPr>
        <w:rFonts w:ascii="Symbol" w:hAnsi="Symbol" w:hint="default"/>
      </w:rPr>
    </w:lvl>
    <w:lvl w:ilvl="3" w:tplc="06F42EEC" w:tentative="1">
      <w:start w:val="1"/>
      <w:numFmt w:val="bullet"/>
      <w:lvlText w:val=""/>
      <w:lvlJc w:val="left"/>
      <w:pPr>
        <w:tabs>
          <w:tab w:val="num" w:pos="2520"/>
        </w:tabs>
        <w:ind w:left="2520" w:hanging="360"/>
      </w:pPr>
      <w:rPr>
        <w:rFonts w:ascii="Symbol" w:hAnsi="Symbol" w:hint="default"/>
      </w:rPr>
    </w:lvl>
    <w:lvl w:ilvl="4" w:tplc="A2C635FE" w:tentative="1">
      <w:start w:val="1"/>
      <w:numFmt w:val="bullet"/>
      <w:lvlText w:val=""/>
      <w:lvlJc w:val="left"/>
      <w:pPr>
        <w:tabs>
          <w:tab w:val="num" w:pos="3240"/>
        </w:tabs>
        <w:ind w:left="3240" w:hanging="360"/>
      </w:pPr>
      <w:rPr>
        <w:rFonts w:ascii="Symbol" w:hAnsi="Symbol" w:hint="default"/>
      </w:rPr>
    </w:lvl>
    <w:lvl w:ilvl="5" w:tplc="CCBC02E2" w:tentative="1">
      <w:start w:val="1"/>
      <w:numFmt w:val="bullet"/>
      <w:lvlText w:val=""/>
      <w:lvlJc w:val="left"/>
      <w:pPr>
        <w:tabs>
          <w:tab w:val="num" w:pos="3960"/>
        </w:tabs>
        <w:ind w:left="3960" w:hanging="360"/>
      </w:pPr>
      <w:rPr>
        <w:rFonts w:ascii="Symbol" w:hAnsi="Symbol" w:hint="default"/>
      </w:rPr>
    </w:lvl>
    <w:lvl w:ilvl="6" w:tplc="1108B710" w:tentative="1">
      <w:start w:val="1"/>
      <w:numFmt w:val="bullet"/>
      <w:lvlText w:val=""/>
      <w:lvlJc w:val="left"/>
      <w:pPr>
        <w:tabs>
          <w:tab w:val="num" w:pos="4680"/>
        </w:tabs>
        <w:ind w:left="4680" w:hanging="360"/>
      </w:pPr>
      <w:rPr>
        <w:rFonts w:ascii="Symbol" w:hAnsi="Symbol" w:hint="default"/>
      </w:rPr>
    </w:lvl>
    <w:lvl w:ilvl="7" w:tplc="69CACF10" w:tentative="1">
      <w:start w:val="1"/>
      <w:numFmt w:val="bullet"/>
      <w:lvlText w:val=""/>
      <w:lvlJc w:val="left"/>
      <w:pPr>
        <w:tabs>
          <w:tab w:val="num" w:pos="5400"/>
        </w:tabs>
        <w:ind w:left="5400" w:hanging="360"/>
      </w:pPr>
      <w:rPr>
        <w:rFonts w:ascii="Symbol" w:hAnsi="Symbol" w:hint="default"/>
      </w:rPr>
    </w:lvl>
    <w:lvl w:ilvl="8" w:tplc="4D08C32C" w:tentative="1">
      <w:start w:val="1"/>
      <w:numFmt w:val="bullet"/>
      <w:lvlText w:val=""/>
      <w:lvlJc w:val="left"/>
      <w:pPr>
        <w:tabs>
          <w:tab w:val="num" w:pos="6120"/>
        </w:tabs>
        <w:ind w:left="6120" w:hanging="360"/>
      </w:pPr>
      <w:rPr>
        <w:rFonts w:ascii="Symbol" w:hAnsi="Symbol" w:hint="default"/>
      </w:rPr>
    </w:lvl>
  </w:abstractNum>
  <w:abstractNum w:abstractNumId="33" w15:restartNumberingAfterBreak="0">
    <w:nsid w:val="7D270F04"/>
    <w:multiLevelType w:val="hybridMultilevel"/>
    <w:tmpl w:val="83C49294"/>
    <w:lvl w:ilvl="0" w:tplc="D6B45CA8">
      <w:numFmt w:val="bullet"/>
      <w:lvlText w:val="-"/>
      <w:lvlJc w:val="left"/>
      <w:pPr>
        <w:ind w:left="720" w:hanging="360"/>
      </w:pPr>
      <w:rPr>
        <w:rFonts w:ascii="Arial" w:eastAsia="Times New Roman" w:hAnsi="Arial" w:cs="Arial" w:hint="default"/>
        <w:b w:val="0"/>
        <w:bCs w:val="0"/>
        <w:sz w:val="18"/>
        <w:szCs w:val="1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49258285">
    <w:abstractNumId w:val="23"/>
  </w:num>
  <w:num w:numId="2" w16cid:durableId="79254524">
    <w:abstractNumId w:val="24"/>
  </w:num>
  <w:num w:numId="3" w16cid:durableId="1591088190">
    <w:abstractNumId w:val="17"/>
  </w:num>
  <w:num w:numId="4" w16cid:durableId="1541430085">
    <w:abstractNumId w:val="5"/>
  </w:num>
  <w:num w:numId="5" w16cid:durableId="2034921810">
    <w:abstractNumId w:val="13"/>
  </w:num>
  <w:num w:numId="6" w16cid:durableId="1919047579">
    <w:abstractNumId w:val="6"/>
  </w:num>
  <w:num w:numId="7" w16cid:durableId="1597134430">
    <w:abstractNumId w:val="4"/>
  </w:num>
  <w:num w:numId="8" w16cid:durableId="669721994">
    <w:abstractNumId w:val="29"/>
  </w:num>
  <w:num w:numId="9" w16cid:durableId="1768648721">
    <w:abstractNumId w:val="16"/>
  </w:num>
  <w:num w:numId="10" w16cid:durableId="74017209">
    <w:abstractNumId w:val="1"/>
  </w:num>
  <w:num w:numId="11" w16cid:durableId="199319845">
    <w:abstractNumId w:val="10"/>
  </w:num>
  <w:num w:numId="12" w16cid:durableId="1316034615">
    <w:abstractNumId w:val="15"/>
  </w:num>
  <w:num w:numId="13" w16cid:durableId="1663925290">
    <w:abstractNumId w:val="12"/>
  </w:num>
  <w:num w:numId="14" w16cid:durableId="1829905210">
    <w:abstractNumId w:val="18"/>
  </w:num>
  <w:num w:numId="15" w16cid:durableId="1487624087">
    <w:abstractNumId w:val="31"/>
  </w:num>
  <w:num w:numId="16" w16cid:durableId="1754281068">
    <w:abstractNumId w:val="19"/>
  </w:num>
  <w:num w:numId="17" w16cid:durableId="321475115">
    <w:abstractNumId w:val="32"/>
  </w:num>
  <w:num w:numId="18" w16cid:durableId="932518972">
    <w:abstractNumId w:val="25"/>
  </w:num>
  <w:num w:numId="19" w16cid:durableId="517623629">
    <w:abstractNumId w:val="7"/>
  </w:num>
  <w:num w:numId="20" w16cid:durableId="41247161">
    <w:abstractNumId w:val="30"/>
  </w:num>
  <w:num w:numId="21" w16cid:durableId="1269895188">
    <w:abstractNumId w:val="27"/>
  </w:num>
  <w:num w:numId="22" w16cid:durableId="1636715050">
    <w:abstractNumId w:val="33"/>
  </w:num>
  <w:num w:numId="23" w16cid:durableId="2097242637">
    <w:abstractNumId w:val="11"/>
  </w:num>
  <w:num w:numId="24" w16cid:durableId="1590626368">
    <w:abstractNumId w:val="8"/>
  </w:num>
  <w:num w:numId="25" w16cid:durableId="1673138081">
    <w:abstractNumId w:val="26"/>
  </w:num>
  <w:num w:numId="26" w16cid:durableId="2055542670">
    <w:abstractNumId w:val="21"/>
  </w:num>
  <w:num w:numId="27" w16cid:durableId="1380326448">
    <w:abstractNumId w:val="20"/>
  </w:num>
  <w:num w:numId="28" w16cid:durableId="755977247">
    <w:abstractNumId w:val="0"/>
  </w:num>
  <w:num w:numId="29" w16cid:durableId="810244178">
    <w:abstractNumId w:val="28"/>
  </w:num>
  <w:num w:numId="30" w16cid:durableId="511723976">
    <w:abstractNumId w:val="9"/>
  </w:num>
  <w:num w:numId="31" w16cid:durableId="913856262">
    <w:abstractNumId w:val="14"/>
  </w:num>
  <w:num w:numId="32" w16cid:durableId="205918150">
    <w:abstractNumId w:val="3"/>
  </w:num>
  <w:num w:numId="33" w16cid:durableId="2063629694">
    <w:abstractNumId w:val="22"/>
  </w:num>
  <w:num w:numId="34" w16cid:durableId="28065283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rendranath Panda (Nokia)">
    <w15:presenceInfo w15:providerId="AD" w15:userId="S::narendranath.panda@nokia.com::7110030f-59b0-4d50-9aaf-6768c83e7e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083"/>
    <w:rsid w:val="000018A7"/>
    <w:rsid w:val="0000668F"/>
    <w:rsid w:val="00007447"/>
    <w:rsid w:val="000247DE"/>
    <w:rsid w:val="00024BD8"/>
    <w:rsid w:val="0004270D"/>
    <w:rsid w:val="00044E17"/>
    <w:rsid w:val="00061645"/>
    <w:rsid w:val="00074AEE"/>
    <w:rsid w:val="00083A05"/>
    <w:rsid w:val="00084EF1"/>
    <w:rsid w:val="000914A1"/>
    <w:rsid w:val="000966E6"/>
    <w:rsid w:val="000B1031"/>
    <w:rsid w:val="000B14C5"/>
    <w:rsid w:val="000B2B4C"/>
    <w:rsid w:val="000B4EA4"/>
    <w:rsid w:val="000B51FC"/>
    <w:rsid w:val="000C13FF"/>
    <w:rsid w:val="000C3026"/>
    <w:rsid w:val="000D26E4"/>
    <w:rsid w:val="000D59DE"/>
    <w:rsid w:val="000D7530"/>
    <w:rsid w:val="000E009C"/>
    <w:rsid w:val="000F0A7B"/>
    <w:rsid w:val="000F178B"/>
    <w:rsid w:val="00105D98"/>
    <w:rsid w:val="001128DB"/>
    <w:rsid w:val="0011427A"/>
    <w:rsid w:val="0011559E"/>
    <w:rsid w:val="001324F6"/>
    <w:rsid w:val="00135D00"/>
    <w:rsid w:val="0014458F"/>
    <w:rsid w:val="001453E9"/>
    <w:rsid w:val="00150B7E"/>
    <w:rsid w:val="00153B16"/>
    <w:rsid w:val="00153D18"/>
    <w:rsid w:val="00156D0F"/>
    <w:rsid w:val="0016379D"/>
    <w:rsid w:val="00164090"/>
    <w:rsid w:val="00170EA3"/>
    <w:rsid w:val="00185FFF"/>
    <w:rsid w:val="0019716D"/>
    <w:rsid w:val="001A31BD"/>
    <w:rsid w:val="001A7FA3"/>
    <w:rsid w:val="001C3F96"/>
    <w:rsid w:val="001C4083"/>
    <w:rsid w:val="001C67D3"/>
    <w:rsid w:val="001E179B"/>
    <w:rsid w:val="001E597D"/>
    <w:rsid w:val="001E7D4D"/>
    <w:rsid w:val="001F3728"/>
    <w:rsid w:val="00203CC5"/>
    <w:rsid w:val="002056BD"/>
    <w:rsid w:val="00211126"/>
    <w:rsid w:val="00221B33"/>
    <w:rsid w:val="002373AC"/>
    <w:rsid w:val="0023765A"/>
    <w:rsid w:val="00240493"/>
    <w:rsid w:val="002412D4"/>
    <w:rsid w:val="00243D8A"/>
    <w:rsid w:val="00254B64"/>
    <w:rsid w:val="0027530A"/>
    <w:rsid w:val="00280D66"/>
    <w:rsid w:val="00285E58"/>
    <w:rsid w:val="00294A47"/>
    <w:rsid w:val="002A6C38"/>
    <w:rsid w:val="002C18D2"/>
    <w:rsid w:val="002C702A"/>
    <w:rsid w:val="002E1E81"/>
    <w:rsid w:val="002E54B0"/>
    <w:rsid w:val="002F0BCF"/>
    <w:rsid w:val="00304C04"/>
    <w:rsid w:val="00307546"/>
    <w:rsid w:val="003448F7"/>
    <w:rsid w:val="0036175B"/>
    <w:rsid w:val="00366AE3"/>
    <w:rsid w:val="0037578A"/>
    <w:rsid w:val="00376617"/>
    <w:rsid w:val="003837C6"/>
    <w:rsid w:val="00395A61"/>
    <w:rsid w:val="00396045"/>
    <w:rsid w:val="003A3DB2"/>
    <w:rsid w:val="003B1000"/>
    <w:rsid w:val="003B6AA5"/>
    <w:rsid w:val="003B76DA"/>
    <w:rsid w:val="003C01BD"/>
    <w:rsid w:val="003E2E97"/>
    <w:rsid w:val="003F5D17"/>
    <w:rsid w:val="003F6245"/>
    <w:rsid w:val="00402A4F"/>
    <w:rsid w:val="00406743"/>
    <w:rsid w:val="00420879"/>
    <w:rsid w:val="00442E31"/>
    <w:rsid w:val="0045226D"/>
    <w:rsid w:val="00466519"/>
    <w:rsid w:val="00470C58"/>
    <w:rsid w:val="00470DEB"/>
    <w:rsid w:val="00480DC6"/>
    <w:rsid w:val="00482B73"/>
    <w:rsid w:val="0048322C"/>
    <w:rsid w:val="00496261"/>
    <w:rsid w:val="00496A59"/>
    <w:rsid w:val="004A0967"/>
    <w:rsid w:val="004A1DBA"/>
    <w:rsid w:val="004A73B8"/>
    <w:rsid w:val="004B299C"/>
    <w:rsid w:val="004B3609"/>
    <w:rsid w:val="004B37CD"/>
    <w:rsid w:val="004D3E02"/>
    <w:rsid w:val="004E11A4"/>
    <w:rsid w:val="005010DA"/>
    <w:rsid w:val="005022A8"/>
    <w:rsid w:val="00502A20"/>
    <w:rsid w:val="00507433"/>
    <w:rsid w:val="00517A16"/>
    <w:rsid w:val="00523D70"/>
    <w:rsid w:val="005240D1"/>
    <w:rsid w:val="00530865"/>
    <w:rsid w:val="005521E1"/>
    <w:rsid w:val="00561843"/>
    <w:rsid w:val="00564737"/>
    <w:rsid w:val="0057591C"/>
    <w:rsid w:val="00577EB7"/>
    <w:rsid w:val="005A1BDA"/>
    <w:rsid w:val="005A3894"/>
    <w:rsid w:val="005A4BD5"/>
    <w:rsid w:val="005A7A12"/>
    <w:rsid w:val="005D3A22"/>
    <w:rsid w:val="005E6A5D"/>
    <w:rsid w:val="005F700C"/>
    <w:rsid w:val="00600E6A"/>
    <w:rsid w:val="0061211E"/>
    <w:rsid w:val="00616EB2"/>
    <w:rsid w:val="0062050B"/>
    <w:rsid w:val="00621500"/>
    <w:rsid w:val="006253B4"/>
    <w:rsid w:val="00655C53"/>
    <w:rsid w:val="00661048"/>
    <w:rsid w:val="0069402D"/>
    <w:rsid w:val="006A6B22"/>
    <w:rsid w:val="006B6C2F"/>
    <w:rsid w:val="006D5C52"/>
    <w:rsid w:val="006D6186"/>
    <w:rsid w:val="006D6540"/>
    <w:rsid w:val="006F4257"/>
    <w:rsid w:val="006F7C15"/>
    <w:rsid w:val="00705550"/>
    <w:rsid w:val="00717EF1"/>
    <w:rsid w:val="00721143"/>
    <w:rsid w:val="0073164C"/>
    <w:rsid w:val="0073665B"/>
    <w:rsid w:val="00737760"/>
    <w:rsid w:val="00745DD9"/>
    <w:rsid w:val="00746CF6"/>
    <w:rsid w:val="007614C1"/>
    <w:rsid w:val="00761786"/>
    <w:rsid w:val="007825F8"/>
    <w:rsid w:val="007A4383"/>
    <w:rsid w:val="007A6B3F"/>
    <w:rsid w:val="007B119F"/>
    <w:rsid w:val="007C002E"/>
    <w:rsid w:val="007C5872"/>
    <w:rsid w:val="007D646A"/>
    <w:rsid w:val="007D6ED3"/>
    <w:rsid w:val="007E2725"/>
    <w:rsid w:val="007E4B95"/>
    <w:rsid w:val="007F3DDC"/>
    <w:rsid w:val="008025D5"/>
    <w:rsid w:val="008201A3"/>
    <w:rsid w:val="0082483C"/>
    <w:rsid w:val="00876B7E"/>
    <w:rsid w:val="00890751"/>
    <w:rsid w:val="00893E6C"/>
    <w:rsid w:val="008951DA"/>
    <w:rsid w:val="008B176D"/>
    <w:rsid w:val="008B6013"/>
    <w:rsid w:val="008D1720"/>
    <w:rsid w:val="008E468F"/>
    <w:rsid w:val="008E6A37"/>
    <w:rsid w:val="008F3FD5"/>
    <w:rsid w:val="008F57A3"/>
    <w:rsid w:val="00901759"/>
    <w:rsid w:val="009058E6"/>
    <w:rsid w:val="00906972"/>
    <w:rsid w:val="00920FC8"/>
    <w:rsid w:val="00937BA6"/>
    <w:rsid w:val="00940820"/>
    <w:rsid w:val="009655D5"/>
    <w:rsid w:val="00973694"/>
    <w:rsid w:val="00977B66"/>
    <w:rsid w:val="00982B90"/>
    <w:rsid w:val="009908E7"/>
    <w:rsid w:val="00990F4E"/>
    <w:rsid w:val="0099300C"/>
    <w:rsid w:val="009964F2"/>
    <w:rsid w:val="00997DE8"/>
    <w:rsid w:val="009A2EAA"/>
    <w:rsid w:val="009B1105"/>
    <w:rsid w:val="009B303D"/>
    <w:rsid w:val="009B52CC"/>
    <w:rsid w:val="009C6149"/>
    <w:rsid w:val="009C6EC2"/>
    <w:rsid w:val="009D683C"/>
    <w:rsid w:val="009E3F96"/>
    <w:rsid w:val="009F26EB"/>
    <w:rsid w:val="009F3C4B"/>
    <w:rsid w:val="00A0116F"/>
    <w:rsid w:val="00A01AE1"/>
    <w:rsid w:val="00A16D31"/>
    <w:rsid w:val="00A21EFA"/>
    <w:rsid w:val="00A31B1F"/>
    <w:rsid w:val="00A3632A"/>
    <w:rsid w:val="00A402A3"/>
    <w:rsid w:val="00A440D0"/>
    <w:rsid w:val="00A46DE3"/>
    <w:rsid w:val="00A51CAD"/>
    <w:rsid w:val="00A5642E"/>
    <w:rsid w:val="00A57717"/>
    <w:rsid w:val="00A61070"/>
    <w:rsid w:val="00A63EA7"/>
    <w:rsid w:val="00A67047"/>
    <w:rsid w:val="00AA0DF9"/>
    <w:rsid w:val="00AA4BE3"/>
    <w:rsid w:val="00AA5754"/>
    <w:rsid w:val="00AB6892"/>
    <w:rsid w:val="00AC2980"/>
    <w:rsid w:val="00AC4D93"/>
    <w:rsid w:val="00AD320A"/>
    <w:rsid w:val="00AE7985"/>
    <w:rsid w:val="00AF6FB2"/>
    <w:rsid w:val="00AF79A2"/>
    <w:rsid w:val="00B02F26"/>
    <w:rsid w:val="00B0476E"/>
    <w:rsid w:val="00B12F03"/>
    <w:rsid w:val="00B16A4B"/>
    <w:rsid w:val="00B202B2"/>
    <w:rsid w:val="00B20AAA"/>
    <w:rsid w:val="00B30BD5"/>
    <w:rsid w:val="00B5170A"/>
    <w:rsid w:val="00B56C98"/>
    <w:rsid w:val="00B57A59"/>
    <w:rsid w:val="00B67517"/>
    <w:rsid w:val="00B92B8E"/>
    <w:rsid w:val="00BA0D37"/>
    <w:rsid w:val="00BA1072"/>
    <w:rsid w:val="00BB0CFA"/>
    <w:rsid w:val="00BB5D91"/>
    <w:rsid w:val="00BC52CC"/>
    <w:rsid w:val="00BC6ADD"/>
    <w:rsid w:val="00BE2B4E"/>
    <w:rsid w:val="00BE2DFA"/>
    <w:rsid w:val="00BE4F55"/>
    <w:rsid w:val="00BE55FD"/>
    <w:rsid w:val="00BE5BD7"/>
    <w:rsid w:val="00BE71D9"/>
    <w:rsid w:val="00BE7D3E"/>
    <w:rsid w:val="00BF05EB"/>
    <w:rsid w:val="00C052AE"/>
    <w:rsid w:val="00C073B2"/>
    <w:rsid w:val="00C406C8"/>
    <w:rsid w:val="00C502A6"/>
    <w:rsid w:val="00C5174E"/>
    <w:rsid w:val="00C55304"/>
    <w:rsid w:val="00C64A22"/>
    <w:rsid w:val="00C67300"/>
    <w:rsid w:val="00C77150"/>
    <w:rsid w:val="00C83758"/>
    <w:rsid w:val="00C85B69"/>
    <w:rsid w:val="00C85C0C"/>
    <w:rsid w:val="00C9395C"/>
    <w:rsid w:val="00CB393C"/>
    <w:rsid w:val="00CB5ACA"/>
    <w:rsid w:val="00CC1915"/>
    <w:rsid w:val="00CD418F"/>
    <w:rsid w:val="00CF08C5"/>
    <w:rsid w:val="00CF4116"/>
    <w:rsid w:val="00D068B2"/>
    <w:rsid w:val="00D22108"/>
    <w:rsid w:val="00D32F0F"/>
    <w:rsid w:val="00D350DC"/>
    <w:rsid w:val="00D41895"/>
    <w:rsid w:val="00D42F83"/>
    <w:rsid w:val="00D44384"/>
    <w:rsid w:val="00D50810"/>
    <w:rsid w:val="00D53A71"/>
    <w:rsid w:val="00D56E9B"/>
    <w:rsid w:val="00D641D0"/>
    <w:rsid w:val="00D64A4B"/>
    <w:rsid w:val="00D65C84"/>
    <w:rsid w:val="00D77783"/>
    <w:rsid w:val="00D842F1"/>
    <w:rsid w:val="00D85CFE"/>
    <w:rsid w:val="00D92580"/>
    <w:rsid w:val="00D9594E"/>
    <w:rsid w:val="00DB122F"/>
    <w:rsid w:val="00DC0124"/>
    <w:rsid w:val="00DC1161"/>
    <w:rsid w:val="00DC30FB"/>
    <w:rsid w:val="00DD7DF9"/>
    <w:rsid w:val="00DF7BB7"/>
    <w:rsid w:val="00E03FB6"/>
    <w:rsid w:val="00E326B0"/>
    <w:rsid w:val="00E36DA9"/>
    <w:rsid w:val="00E528C4"/>
    <w:rsid w:val="00E55DE1"/>
    <w:rsid w:val="00E60CF8"/>
    <w:rsid w:val="00E63FAC"/>
    <w:rsid w:val="00E644BA"/>
    <w:rsid w:val="00E6591C"/>
    <w:rsid w:val="00EB2A82"/>
    <w:rsid w:val="00EC3F66"/>
    <w:rsid w:val="00EC5B8A"/>
    <w:rsid w:val="00EE3A67"/>
    <w:rsid w:val="00EF3AC5"/>
    <w:rsid w:val="00EF6874"/>
    <w:rsid w:val="00F024B7"/>
    <w:rsid w:val="00F03AAB"/>
    <w:rsid w:val="00F17412"/>
    <w:rsid w:val="00F2303B"/>
    <w:rsid w:val="00F24587"/>
    <w:rsid w:val="00F33A18"/>
    <w:rsid w:val="00F364CB"/>
    <w:rsid w:val="00F44413"/>
    <w:rsid w:val="00F468C3"/>
    <w:rsid w:val="00F50547"/>
    <w:rsid w:val="00F50718"/>
    <w:rsid w:val="00F54708"/>
    <w:rsid w:val="00F55DD6"/>
    <w:rsid w:val="00F61D28"/>
    <w:rsid w:val="00F642AA"/>
    <w:rsid w:val="00F678FE"/>
    <w:rsid w:val="00F70F83"/>
    <w:rsid w:val="00F8504D"/>
    <w:rsid w:val="00F85C15"/>
    <w:rsid w:val="00FA41AA"/>
    <w:rsid w:val="00FB4404"/>
    <w:rsid w:val="00FC67F1"/>
    <w:rsid w:val="00FD3460"/>
    <w:rsid w:val="00FD690D"/>
    <w:rsid w:val="00FD720F"/>
    <w:rsid w:val="00FE11D8"/>
    <w:rsid w:val="00FE29A0"/>
    <w:rsid w:val="00FE4F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D9B38"/>
  <w15:chartTrackingRefBased/>
  <w15:docId w15:val="{7080B8FA-107F-4345-A23D-892E3EA0E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2AA"/>
  </w:style>
  <w:style w:type="paragraph" w:styleId="Heading1">
    <w:name w:val="heading 1"/>
    <w:basedOn w:val="Normal"/>
    <w:next w:val="Normal"/>
    <w:link w:val="Heading1Char"/>
    <w:uiPriority w:val="9"/>
    <w:qFormat/>
    <w:rsid w:val="00F642A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unhideWhenUsed/>
    <w:qFormat/>
    <w:rsid w:val="00F642A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2A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2A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F642A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F642A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F642A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F642A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F642A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A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rsid w:val="00F642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2A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2A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F642A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F642A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F642A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F642A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F642A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F642A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F642A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F642A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F642A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F642A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F642AA"/>
    <w:rPr>
      <w:color w:val="0E2841" w:themeColor="text2"/>
      <w:sz w:val="24"/>
      <w:szCs w:val="24"/>
    </w:rPr>
  </w:style>
  <w:style w:type="paragraph" w:styleId="ListParagraph">
    <w:name w:val="List Paragraph"/>
    <w:basedOn w:val="Normal"/>
    <w:uiPriority w:val="34"/>
    <w:qFormat/>
    <w:rsid w:val="001C4083"/>
    <w:pPr>
      <w:ind w:left="720"/>
      <w:contextualSpacing/>
    </w:pPr>
  </w:style>
  <w:style w:type="character" w:styleId="IntenseEmphasis">
    <w:name w:val="Intense Emphasis"/>
    <w:basedOn w:val="DefaultParagraphFont"/>
    <w:uiPriority w:val="21"/>
    <w:qFormat/>
    <w:rsid w:val="00F642AA"/>
    <w:rPr>
      <w:b/>
      <w:bCs/>
      <w:i/>
      <w:iCs/>
    </w:rPr>
  </w:style>
  <w:style w:type="paragraph" w:styleId="IntenseQuote">
    <w:name w:val="Intense Quote"/>
    <w:basedOn w:val="Normal"/>
    <w:next w:val="Normal"/>
    <w:link w:val="IntenseQuoteChar"/>
    <w:uiPriority w:val="30"/>
    <w:qFormat/>
    <w:rsid w:val="00F642A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F642A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F642AA"/>
    <w:rPr>
      <w:b/>
      <w:bCs/>
      <w:smallCaps/>
      <w:color w:val="0E2841" w:themeColor="text2"/>
      <w:u w:val="single"/>
    </w:rPr>
  </w:style>
  <w:style w:type="table" w:styleId="TableGrid">
    <w:name w:val="Table Grid"/>
    <w:basedOn w:val="TableNormal"/>
    <w:uiPriority w:val="39"/>
    <w:rsid w:val="001C40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4083"/>
    <w:rPr>
      <w:color w:val="467886" w:themeColor="hyperlink"/>
      <w:u w:val="single"/>
    </w:rPr>
  </w:style>
  <w:style w:type="character" w:styleId="UnresolvedMention">
    <w:name w:val="Unresolved Mention"/>
    <w:basedOn w:val="DefaultParagraphFont"/>
    <w:uiPriority w:val="99"/>
    <w:semiHidden/>
    <w:unhideWhenUsed/>
    <w:rsid w:val="00AF79A2"/>
    <w:rPr>
      <w:color w:val="605E5C"/>
      <w:shd w:val="clear" w:color="auto" w:fill="E1DFDD"/>
    </w:rPr>
  </w:style>
  <w:style w:type="character" w:styleId="FollowedHyperlink">
    <w:name w:val="FollowedHyperlink"/>
    <w:basedOn w:val="DefaultParagraphFont"/>
    <w:uiPriority w:val="99"/>
    <w:semiHidden/>
    <w:unhideWhenUsed/>
    <w:rsid w:val="00A63EA7"/>
    <w:rPr>
      <w:color w:val="96607D" w:themeColor="followedHyperlink"/>
      <w:u w:val="single"/>
    </w:rPr>
  </w:style>
  <w:style w:type="paragraph" w:styleId="Header">
    <w:name w:val="header"/>
    <w:basedOn w:val="Normal"/>
    <w:link w:val="HeaderChar"/>
    <w:uiPriority w:val="99"/>
    <w:unhideWhenUsed/>
    <w:rsid w:val="00BA0D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0D37"/>
  </w:style>
  <w:style w:type="paragraph" w:styleId="Footer">
    <w:name w:val="footer"/>
    <w:basedOn w:val="Normal"/>
    <w:link w:val="FooterChar"/>
    <w:uiPriority w:val="99"/>
    <w:unhideWhenUsed/>
    <w:rsid w:val="00BA0D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0D37"/>
  </w:style>
  <w:style w:type="character" w:styleId="Strong">
    <w:name w:val="Strong"/>
    <w:basedOn w:val="DefaultParagraphFont"/>
    <w:uiPriority w:val="22"/>
    <w:qFormat/>
    <w:rsid w:val="00F642AA"/>
    <w:rPr>
      <w:b/>
      <w:bCs/>
    </w:rPr>
  </w:style>
  <w:style w:type="character" w:styleId="SubtleReference">
    <w:name w:val="Subtle Reference"/>
    <w:basedOn w:val="DefaultParagraphFont"/>
    <w:uiPriority w:val="31"/>
    <w:qFormat/>
    <w:rsid w:val="00F642AA"/>
    <w:rPr>
      <w:smallCaps/>
      <w:color w:val="595959" w:themeColor="text1" w:themeTint="A6"/>
      <w:u w:val="none" w:color="7F7F7F" w:themeColor="text1" w:themeTint="80"/>
      <w:bdr w:val="none" w:sz="0" w:space="0" w:color="auto"/>
    </w:rPr>
  </w:style>
  <w:style w:type="paragraph" w:styleId="Caption">
    <w:name w:val="caption"/>
    <w:basedOn w:val="Normal"/>
    <w:next w:val="Normal"/>
    <w:uiPriority w:val="35"/>
    <w:semiHidden/>
    <w:unhideWhenUsed/>
    <w:qFormat/>
    <w:rsid w:val="00F642AA"/>
    <w:pPr>
      <w:spacing w:line="240" w:lineRule="auto"/>
    </w:pPr>
    <w:rPr>
      <w:b/>
      <w:bCs/>
      <w:smallCaps/>
      <w:color w:val="0E2841" w:themeColor="text2"/>
    </w:rPr>
  </w:style>
  <w:style w:type="character" w:styleId="Emphasis">
    <w:name w:val="Emphasis"/>
    <w:basedOn w:val="DefaultParagraphFont"/>
    <w:uiPriority w:val="20"/>
    <w:qFormat/>
    <w:rsid w:val="00F642AA"/>
    <w:rPr>
      <w:i/>
      <w:iCs/>
    </w:rPr>
  </w:style>
  <w:style w:type="paragraph" w:styleId="NoSpacing">
    <w:name w:val="No Spacing"/>
    <w:uiPriority w:val="1"/>
    <w:qFormat/>
    <w:rsid w:val="00F642AA"/>
    <w:pPr>
      <w:spacing w:after="0" w:line="240" w:lineRule="auto"/>
    </w:pPr>
  </w:style>
  <w:style w:type="character" w:styleId="SubtleEmphasis">
    <w:name w:val="Subtle Emphasis"/>
    <w:basedOn w:val="DefaultParagraphFont"/>
    <w:uiPriority w:val="19"/>
    <w:qFormat/>
    <w:rsid w:val="00F642AA"/>
    <w:rPr>
      <w:i/>
      <w:iCs/>
      <w:color w:val="595959" w:themeColor="text1" w:themeTint="A6"/>
    </w:rPr>
  </w:style>
  <w:style w:type="character" w:styleId="BookTitle">
    <w:name w:val="Book Title"/>
    <w:basedOn w:val="DefaultParagraphFont"/>
    <w:uiPriority w:val="33"/>
    <w:qFormat/>
    <w:rsid w:val="00F642AA"/>
    <w:rPr>
      <w:b/>
      <w:bCs/>
      <w:smallCaps/>
      <w:spacing w:val="10"/>
    </w:rPr>
  </w:style>
  <w:style w:type="paragraph" w:styleId="TOCHeading">
    <w:name w:val="TOC Heading"/>
    <w:basedOn w:val="Heading1"/>
    <w:next w:val="Normal"/>
    <w:uiPriority w:val="39"/>
    <w:semiHidden/>
    <w:unhideWhenUsed/>
    <w:qFormat/>
    <w:rsid w:val="00F642AA"/>
    <w:pPr>
      <w:outlineLvl w:val="9"/>
    </w:pPr>
  </w:style>
  <w:style w:type="paragraph" w:styleId="Revision">
    <w:name w:val="Revision"/>
    <w:hidden/>
    <w:uiPriority w:val="99"/>
    <w:semiHidden/>
    <w:rsid w:val="00CC19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32554">
      <w:bodyDiv w:val="1"/>
      <w:marLeft w:val="0"/>
      <w:marRight w:val="0"/>
      <w:marTop w:val="0"/>
      <w:marBottom w:val="0"/>
      <w:divBdr>
        <w:top w:val="none" w:sz="0" w:space="0" w:color="auto"/>
        <w:left w:val="none" w:sz="0" w:space="0" w:color="auto"/>
        <w:bottom w:val="none" w:sz="0" w:space="0" w:color="auto"/>
        <w:right w:val="none" w:sz="0" w:space="0" w:color="auto"/>
      </w:divBdr>
    </w:div>
    <w:div w:id="201282856">
      <w:bodyDiv w:val="1"/>
      <w:marLeft w:val="0"/>
      <w:marRight w:val="0"/>
      <w:marTop w:val="0"/>
      <w:marBottom w:val="0"/>
      <w:divBdr>
        <w:top w:val="none" w:sz="0" w:space="0" w:color="auto"/>
        <w:left w:val="none" w:sz="0" w:space="0" w:color="auto"/>
        <w:bottom w:val="none" w:sz="0" w:space="0" w:color="auto"/>
        <w:right w:val="none" w:sz="0" w:space="0" w:color="auto"/>
      </w:divBdr>
    </w:div>
    <w:div w:id="1454669458">
      <w:bodyDiv w:val="1"/>
      <w:marLeft w:val="0"/>
      <w:marRight w:val="0"/>
      <w:marTop w:val="0"/>
      <w:marBottom w:val="0"/>
      <w:divBdr>
        <w:top w:val="none" w:sz="0" w:space="0" w:color="auto"/>
        <w:left w:val="none" w:sz="0" w:space="0" w:color="auto"/>
        <w:bottom w:val="none" w:sz="0" w:space="0" w:color="auto"/>
        <w:right w:val="none" w:sz="0" w:space="0" w:color="auto"/>
      </w:divBdr>
    </w:div>
    <w:div w:id="1494907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mailto:narendranathpanda@gmail.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blog.npanda.online" TargetMode="External"/><Relationship Id="rId10" Type="http://schemas.openxmlformats.org/officeDocument/2006/relationships/webSettings" Target="webSetting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linkedin.com/in/narendranathpanda/" TargetMode="Externa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13" Type="http://schemas.openxmlformats.org/officeDocument/2006/relationships/image" Target="media/image13.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2.png"/><Relationship Id="rId2" Type="http://schemas.openxmlformats.org/officeDocument/2006/relationships/image" Target="media/image2.png"/><Relationship Id="rId16" Type="http://schemas.openxmlformats.org/officeDocument/2006/relationships/image" Target="media/image16.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1.png"/><Relationship Id="rId5" Type="http://schemas.openxmlformats.org/officeDocument/2006/relationships/image" Target="media/image5.png"/><Relationship Id="rId15" Type="http://schemas.openxmlformats.org/officeDocument/2006/relationships/image" Target="media/image15.png"/><Relationship Id="rId10" Type="http://schemas.openxmlformats.org/officeDocument/2006/relationships/image" Target="media/image10.png"/><Relationship Id="rId4" Type="http://schemas.openxmlformats.org/officeDocument/2006/relationships/image" Target="media/image4.png"/><Relationship Id="rId9" Type="http://schemas.openxmlformats.org/officeDocument/2006/relationships/image" Target="media/image9.png"/><Relationship Id="rId1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c824d42-8f02-47b2-9ee0-5e1b44523269" xsi:nil="true"/>
    <HideFromDelve xmlns="71c5aaf6-e6ce-465b-b873-5148d2a4c105">false</HideFromDelv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8D61BF8C2B0E2488F06E52835A054AA" ma:contentTypeVersion="21" ma:contentTypeDescription="Create a new document." ma:contentTypeScope="" ma:versionID="5aa20636f31de049d34ef86f5f555079">
  <xsd:schema xmlns:xsd="http://www.w3.org/2001/XMLSchema" xmlns:xs="http://www.w3.org/2001/XMLSchema" xmlns:p="http://schemas.microsoft.com/office/2006/metadata/properties" xmlns:ns3="71c5aaf6-e6ce-465b-b873-5148d2a4c105" xmlns:ns4="0c824d42-8f02-47b2-9ee0-5e1b44523269" xmlns:ns5="563fb183-2e26-4021-b9b0-dc99d435c6db" targetNamespace="http://schemas.microsoft.com/office/2006/metadata/properties" ma:root="true" ma:fieldsID="6aedd473d49e9eac5d71eeb25a703aae" ns3:_="" ns4:_="" ns5:_="">
    <xsd:import namespace="71c5aaf6-e6ce-465b-b873-5148d2a4c105"/>
    <xsd:import namespace="0c824d42-8f02-47b2-9ee0-5e1b44523269"/>
    <xsd:import namespace="563fb183-2e26-4021-b9b0-dc99d435c6db"/>
    <xsd:element name="properties">
      <xsd:complexType>
        <xsd:sequence>
          <xsd:element name="documentManagement">
            <xsd:complexType>
              <xsd:all>
                <xsd:element ref="ns3:_dlc_DocId" minOccurs="0"/>
                <xsd:element ref="ns3:_dlc_DocIdUrl" minOccurs="0"/>
                <xsd:element ref="ns3:_dlc_DocIdPersistId" minOccurs="0"/>
                <xsd:element ref="ns3:HideFromDelve" minOccurs="0"/>
                <xsd:element ref="ns4:MediaServiceMetadata" minOccurs="0"/>
                <xsd:element ref="ns4:MediaServiceFastMetadata" minOccurs="0"/>
                <xsd:element ref="ns5:SharedWithUsers" minOccurs="0"/>
                <xsd:element ref="ns5:SharedWithDetails" minOccurs="0"/>
                <xsd:element ref="ns5:SharingHintHash" minOccurs="0"/>
                <xsd:element ref="ns4:MediaServiceAutoTags" minOccurs="0"/>
                <xsd:element ref="ns4:MediaServiceOCR" minOccurs="0"/>
                <xsd:element ref="ns4:MediaServiceDateTaken"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element ref="ns4:MediaServiceSearchPropertie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c5aaf6-e6ce-465b-b873-5148d2a4c10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HideFromDelve" ma:index="11" nillable="true" ma:displayName="HideFromDelve" ma:default="0" ma:internalName="HideFromDelv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0c824d42-8f02-47b2-9ee0-5e1b44523269"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element name="MediaLengthInSeconds" ma:index="25" nillable="true" ma:displayName="Length (seconds)" ma:internalName="MediaLengthInSeconds" ma:readOnly="true">
      <xsd:simpleType>
        <xsd:restriction base="dms:Unknown"/>
      </xsd:simpleType>
    </xsd:element>
    <xsd:element name="_activity" ma:index="26" nillable="true" ma:displayName="_activity" ma:hidden="true" ma:internalName="_activity">
      <xsd:simpleType>
        <xsd:restriction base="dms:Note"/>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ystemTags" ma:index="28" nillable="true" ma:displayName="MediaServiceSystemTags" ma:hidden="true" ma:internalName="MediaServiceSystemTags" ma:readOnly="true">
      <xsd:simpleType>
        <xsd:restriction base="dms:Note"/>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3fb183-2e26-4021-b9b0-dc99d435c6d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34c87397-5fc1-491e-85e7-d6110dbe9cbd" ContentTypeId="0x0101" PreviousValue="false"/>
</file>

<file path=customXml/item5.xml><?xml version="1.0" encoding="utf-8"?>
<?mso-contentType ?>
<spe:Receivers xmlns:spe="http://schemas.microsoft.com/sharepoint/events"/>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90C802F-5C58-47DF-8158-E5A92EB2F990}">
  <ds:schemaRefs>
    <ds:schemaRef ds:uri="http://schemas.microsoft.com/office/2006/metadata/properties"/>
    <ds:schemaRef ds:uri="http://schemas.microsoft.com/office/infopath/2007/PartnerControls"/>
    <ds:schemaRef ds:uri="0c824d42-8f02-47b2-9ee0-5e1b44523269"/>
    <ds:schemaRef ds:uri="71c5aaf6-e6ce-465b-b873-5148d2a4c105"/>
  </ds:schemaRefs>
</ds:datastoreItem>
</file>

<file path=customXml/itemProps2.xml><?xml version="1.0" encoding="utf-8"?>
<ds:datastoreItem xmlns:ds="http://schemas.openxmlformats.org/officeDocument/2006/customXml" ds:itemID="{CDAA6980-446E-431C-840C-E77939D05506}">
  <ds:schemaRefs>
    <ds:schemaRef ds:uri="http://schemas.openxmlformats.org/officeDocument/2006/bibliography"/>
  </ds:schemaRefs>
</ds:datastoreItem>
</file>

<file path=customXml/itemProps3.xml><?xml version="1.0" encoding="utf-8"?>
<ds:datastoreItem xmlns:ds="http://schemas.openxmlformats.org/officeDocument/2006/customXml" ds:itemID="{221E9724-769E-42D0-8CAA-331F0B763F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c5aaf6-e6ce-465b-b873-5148d2a4c105"/>
    <ds:schemaRef ds:uri="0c824d42-8f02-47b2-9ee0-5e1b44523269"/>
    <ds:schemaRef ds:uri="563fb183-2e26-4021-b9b0-dc99d435c6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0E773B7-2BD2-483D-A5F5-34799156357E}">
  <ds:schemaRefs>
    <ds:schemaRef ds:uri="Microsoft.SharePoint.Taxonomy.ContentTypeSync"/>
  </ds:schemaRefs>
</ds:datastoreItem>
</file>

<file path=customXml/itemProps5.xml><?xml version="1.0" encoding="utf-8"?>
<ds:datastoreItem xmlns:ds="http://schemas.openxmlformats.org/officeDocument/2006/customXml" ds:itemID="{4D5B9483-511C-42FE-B5BB-A67AA4669F79}">
  <ds:schemaRefs>
    <ds:schemaRef ds:uri="http://schemas.microsoft.com/sharepoint/events"/>
  </ds:schemaRefs>
</ds:datastoreItem>
</file>

<file path=customXml/itemProps6.xml><?xml version="1.0" encoding="utf-8"?>
<ds:datastoreItem xmlns:ds="http://schemas.openxmlformats.org/officeDocument/2006/customXml" ds:itemID="{F8615655-C2CE-477E-A2B9-4FDADAD100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2</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Narendranath Panda (Nokia)</dc:creator>
  <cp:keywords/>
  <dc:description/>
  <cp:lastModifiedBy>Narendranath Panda (Nokia)</cp:lastModifiedBy>
  <cp:revision>138</cp:revision>
  <cp:lastPrinted>2026-01-22T01:09:00Z</cp:lastPrinted>
  <dcterms:created xsi:type="dcterms:W3CDTF">2025-12-19T06:14:00Z</dcterms:created>
  <dcterms:modified xsi:type="dcterms:W3CDTF">2026-02-07T07:49:00Z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0x010100D8D61BF8C2B0E2488F06E52835A054AA</vt:lpwstr>
  </property>
</Properties>
</file>